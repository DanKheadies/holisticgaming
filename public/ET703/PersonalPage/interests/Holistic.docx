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jpeg" ContentType="image/jpeg"/>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712848" w:rsidRDefault="00712848" w:rsidP="00712848">
      <w:pPr>
        <w:jc w:val="center"/>
        <w:rPr>
          <w:rFonts w:ascii="Times New Roman" w:eastAsiaTheme="minorEastAsia" w:hAnsi="Times New Roman"/>
          <w:smallCaps/>
          <w:color w:val="000000"/>
          <w:sz w:val="28"/>
        </w:rPr>
      </w:pPr>
      <w:r>
        <w:rPr>
          <w:rFonts w:ascii="Times New Roman" w:eastAsiaTheme="minorEastAsia" w:hAnsi="Times New Roman"/>
          <w:smallCaps/>
          <w:color w:val="000000"/>
          <w:sz w:val="28"/>
        </w:rPr>
        <w:t xml:space="preserve">Holistic Gaming: Using the Physical and </w:t>
      </w:r>
      <w:r w:rsidR="000418F3">
        <w:rPr>
          <w:rFonts w:ascii="Times New Roman" w:eastAsiaTheme="minorEastAsia" w:hAnsi="Times New Roman"/>
          <w:smallCaps/>
          <w:color w:val="000000"/>
          <w:sz w:val="28"/>
        </w:rPr>
        <w:t>Psychological</w:t>
      </w:r>
      <w:r>
        <w:rPr>
          <w:rFonts w:ascii="Times New Roman" w:eastAsiaTheme="minorEastAsia" w:hAnsi="Times New Roman"/>
          <w:smallCaps/>
          <w:color w:val="000000"/>
          <w:sz w:val="28"/>
        </w:rPr>
        <w:t xml:space="preserve"> Effects of </w:t>
      </w:r>
    </w:p>
    <w:p w:rsidR="00712848" w:rsidRDefault="00712848" w:rsidP="00712848">
      <w:pPr>
        <w:jc w:val="center"/>
        <w:rPr>
          <w:rFonts w:ascii="Times New Roman" w:eastAsiaTheme="minorEastAsia" w:hAnsi="Times New Roman"/>
          <w:smallCaps/>
          <w:color w:val="000000"/>
          <w:sz w:val="28"/>
        </w:rPr>
      </w:pPr>
      <w:r>
        <w:rPr>
          <w:rFonts w:ascii="Times New Roman" w:eastAsiaTheme="minorEastAsia" w:hAnsi="Times New Roman"/>
          <w:smallCaps/>
          <w:color w:val="000000"/>
          <w:sz w:val="28"/>
        </w:rPr>
        <w:t>Video Games to Better Our Lives</w:t>
      </w:r>
    </w:p>
    <w:p w:rsidR="00712848" w:rsidRPr="00712848" w:rsidRDefault="00712848" w:rsidP="008C1019">
      <w:pPr>
        <w:jc w:val="center"/>
        <w:rPr>
          <w:rFonts w:ascii="Times New Roman" w:eastAsiaTheme="minorEastAsia" w:hAnsi="Times New Roman"/>
          <w:color w:val="000000"/>
        </w:rPr>
      </w:pPr>
    </w:p>
    <w:p w:rsidR="00712848" w:rsidRPr="00712848" w:rsidRDefault="00712848" w:rsidP="008C1019">
      <w:pPr>
        <w:jc w:val="center"/>
        <w:rPr>
          <w:rFonts w:ascii="Times New Roman" w:eastAsiaTheme="minorEastAsia" w:hAnsi="Times New Roman"/>
          <w:color w:val="000000"/>
        </w:rPr>
      </w:pPr>
      <w:r w:rsidRPr="00712848">
        <w:rPr>
          <w:rFonts w:ascii="Times New Roman" w:eastAsiaTheme="minorEastAsia" w:hAnsi="Times New Roman"/>
          <w:color w:val="000000"/>
        </w:rPr>
        <w:t>By</w:t>
      </w:r>
    </w:p>
    <w:p w:rsidR="00712848" w:rsidRDefault="00712848" w:rsidP="008C1019">
      <w:pPr>
        <w:jc w:val="center"/>
        <w:rPr>
          <w:rFonts w:ascii="Times New Roman" w:eastAsiaTheme="minorEastAsia" w:hAnsi="Times New Roman"/>
          <w:color w:val="000000"/>
        </w:rPr>
      </w:pPr>
    </w:p>
    <w:p w:rsidR="00712848" w:rsidRPr="00712848" w:rsidRDefault="00712848" w:rsidP="008C1019">
      <w:pPr>
        <w:jc w:val="center"/>
        <w:rPr>
          <w:rFonts w:ascii="Times New Roman" w:eastAsiaTheme="minorEastAsia" w:hAnsi="Times New Roman"/>
          <w:color w:val="000000"/>
        </w:rPr>
      </w:pPr>
    </w:p>
    <w:p w:rsidR="00712848" w:rsidRPr="00712848" w:rsidRDefault="00712848" w:rsidP="008C1019">
      <w:pPr>
        <w:jc w:val="center"/>
        <w:rPr>
          <w:rFonts w:ascii="Times New Roman" w:eastAsiaTheme="minorEastAsia" w:hAnsi="Times New Roman"/>
          <w:color w:val="000000"/>
        </w:rPr>
      </w:pPr>
      <w:r w:rsidRPr="00712848">
        <w:rPr>
          <w:rFonts w:ascii="Times New Roman" w:eastAsiaTheme="minorEastAsia" w:hAnsi="Times New Roman"/>
          <w:color w:val="000000"/>
        </w:rPr>
        <w:t>David Corso</w:t>
      </w:r>
    </w:p>
    <w:p w:rsidR="00712848" w:rsidRPr="00712848" w:rsidRDefault="00712848" w:rsidP="008C1019">
      <w:pPr>
        <w:jc w:val="center"/>
        <w:rPr>
          <w:rFonts w:ascii="Times New Roman" w:eastAsiaTheme="minorEastAsia" w:hAnsi="Times New Roman"/>
          <w:color w:val="000000"/>
        </w:rPr>
      </w:pPr>
    </w:p>
    <w:p w:rsidR="00712848" w:rsidRPr="00712848" w:rsidRDefault="00712848" w:rsidP="008C1019">
      <w:pPr>
        <w:jc w:val="center"/>
        <w:rPr>
          <w:rFonts w:ascii="Times New Roman" w:eastAsiaTheme="minorEastAsia" w:hAnsi="Times New Roman"/>
          <w:color w:val="000000"/>
        </w:rPr>
      </w:pPr>
    </w:p>
    <w:p w:rsidR="00712848" w:rsidRDefault="00712848" w:rsidP="008C1019">
      <w:pPr>
        <w:jc w:val="center"/>
        <w:rPr>
          <w:rFonts w:ascii="Times New Roman" w:eastAsiaTheme="minorEastAsia" w:hAnsi="Times New Roman"/>
          <w:color w:val="000000"/>
        </w:rPr>
      </w:pPr>
    </w:p>
    <w:p w:rsidR="00712848" w:rsidRDefault="00712848" w:rsidP="008C1019">
      <w:pPr>
        <w:jc w:val="center"/>
        <w:rPr>
          <w:rFonts w:ascii="Times New Roman" w:eastAsiaTheme="minorEastAsia" w:hAnsi="Times New Roman"/>
          <w:color w:val="000000"/>
        </w:rPr>
      </w:pPr>
    </w:p>
    <w:p w:rsidR="00712848" w:rsidRPr="00712848" w:rsidRDefault="00712848" w:rsidP="008C1019">
      <w:pPr>
        <w:jc w:val="center"/>
        <w:rPr>
          <w:rFonts w:ascii="Times New Roman" w:eastAsiaTheme="minorEastAsia" w:hAnsi="Times New Roman"/>
          <w:color w:val="000000"/>
        </w:rPr>
      </w:pPr>
    </w:p>
    <w:p w:rsidR="00712848" w:rsidRPr="00712848" w:rsidRDefault="00712848" w:rsidP="008C1019">
      <w:pPr>
        <w:jc w:val="center"/>
        <w:rPr>
          <w:rFonts w:ascii="Times New Roman" w:eastAsiaTheme="minorEastAsia" w:hAnsi="Times New Roman"/>
          <w:color w:val="000000"/>
        </w:rPr>
      </w:pPr>
    </w:p>
    <w:p w:rsidR="00712848" w:rsidRPr="00712848" w:rsidRDefault="00712848" w:rsidP="008C1019">
      <w:pPr>
        <w:jc w:val="center"/>
        <w:rPr>
          <w:rFonts w:ascii="Times New Roman" w:eastAsiaTheme="minorEastAsia" w:hAnsi="Times New Roman"/>
          <w:color w:val="000000"/>
        </w:rPr>
      </w:pPr>
      <w:r w:rsidRPr="00712848">
        <w:rPr>
          <w:rFonts w:ascii="Times New Roman" w:eastAsiaTheme="minorEastAsia" w:hAnsi="Times New Roman"/>
          <w:color w:val="000000"/>
        </w:rPr>
        <w:t>Submitted in Partial Fulfillment</w:t>
      </w:r>
    </w:p>
    <w:p w:rsidR="00712848" w:rsidRPr="00712848" w:rsidRDefault="00712848" w:rsidP="008C1019">
      <w:pPr>
        <w:jc w:val="center"/>
        <w:rPr>
          <w:rFonts w:ascii="Times New Roman" w:eastAsiaTheme="minorEastAsia" w:hAnsi="Times New Roman"/>
          <w:color w:val="000000"/>
        </w:rPr>
      </w:pPr>
      <w:r w:rsidRPr="00712848">
        <w:rPr>
          <w:rFonts w:ascii="Times New Roman" w:eastAsiaTheme="minorEastAsia" w:hAnsi="Times New Roman"/>
          <w:color w:val="000000"/>
        </w:rPr>
        <w:t>Of the Requirements for</w:t>
      </w:r>
    </w:p>
    <w:p w:rsidR="00712848" w:rsidRPr="00712848" w:rsidRDefault="00712848" w:rsidP="008C1019">
      <w:pPr>
        <w:jc w:val="center"/>
        <w:rPr>
          <w:rFonts w:ascii="Times New Roman" w:eastAsiaTheme="minorEastAsia" w:hAnsi="Times New Roman"/>
          <w:color w:val="000000"/>
        </w:rPr>
      </w:pPr>
      <w:r w:rsidRPr="00712848">
        <w:rPr>
          <w:rFonts w:ascii="Times New Roman" w:eastAsiaTheme="minorEastAsia" w:hAnsi="Times New Roman"/>
          <w:color w:val="000000"/>
        </w:rPr>
        <w:t>Graduation with Honors from the</w:t>
      </w:r>
    </w:p>
    <w:p w:rsidR="00712848" w:rsidRPr="00712848" w:rsidRDefault="00712848" w:rsidP="008C1019">
      <w:pPr>
        <w:jc w:val="center"/>
        <w:rPr>
          <w:rFonts w:ascii="Times New Roman" w:eastAsiaTheme="minorEastAsia" w:hAnsi="Times New Roman"/>
          <w:color w:val="000000"/>
        </w:rPr>
      </w:pPr>
      <w:r w:rsidRPr="00712848">
        <w:rPr>
          <w:rFonts w:ascii="Times New Roman" w:eastAsiaTheme="minorEastAsia" w:hAnsi="Times New Roman"/>
          <w:color w:val="000000"/>
        </w:rPr>
        <w:t>South Carolina Honors College</w:t>
      </w:r>
    </w:p>
    <w:p w:rsidR="00712848" w:rsidRPr="00712848" w:rsidRDefault="00712848" w:rsidP="008C1019">
      <w:pPr>
        <w:jc w:val="center"/>
        <w:rPr>
          <w:rFonts w:ascii="Times New Roman" w:eastAsiaTheme="minorEastAsia" w:hAnsi="Times New Roman"/>
          <w:color w:val="000000"/>
        </w:rPr>
      </w:pPr>
    </w:p>
    <w:p w:rsidR="00712848" w:rsidRPr="00712848" w:rsidRDefault="00712848" w:rsidP="008C1019">
      <w:pPr>
        <w:jc w:val="center"/>
        <w:rPr>
          <w:rFonts w:ascii="Times New Roman" w:eastAsiaTheme="minorEastAsia" w:hAnsi="Times New Roman"/>
          <w:color w:val="000000"/>
        </w:rPr>
      </w:pPr>
    </w:p>
    <w:p w:rsidR="00712848" w:rsidRDefault="00712848" w:rsidP="008C1019">
      <w:pPr>
        <w:jc w:val="center"/>
        <w:rPr>
          <w:rFonts w:ascii="Times New Roman" w:eastAsiaTheme="minorEastAsia" w:hAnsi="Times New Roman"/>
          <w:color w:val="000000"/>
        </w:rPr>
      </w:pPr>
    </w:p>
    <w:p w:rsidR="00712848" w:rsidRDefault="00712848" w:rsidP="008C1019">
      <w:pPr>
        <w:jc w:val="center"/>
        <w:rPr>
          <w:rFonts w:ascii="Times New Roman" w:eastAsiaTheme="minorEastAsia" w:hAnsi="Times New Roman"/>
          <w:color w:val="000000"/>
        </w:rPr>
      </w:pPr>
    </w:p>
    <w:p w:rsidR="00712848" w:rsidRPr="00712848" w:rsidRDefault="00712848" w:rsidP="008C1019">
      <w:pPr>
        <w:jc w:val="center"/>
        <w:rPr>
          <w:rFonts w:ascii="Times New Roman" w:eastAsiaTheme="minorEastAsia" w:hAnsi="Times New Roman"/>
          <w:color w:val="000000"/>
        </w:rPr>
      </w:pPr>
    </w:p>
    <w:p w:rsidR="00712848" w:rsidRPr="00712848" w:rsidRDefault="00712848" w:rsidP="008C1019">
      <w:pPr>
        <w:jc w:val="center"/>
        <w:rPr>
          <w:rFonts w:ascii="Times New Roman" w:eastAsiaTheme="minorEastAsia" w:hAnsi="Times New Roman"/>
          <w:color w:val="000000"/>
        </w:rPr>
      </w:pPr>
      <w:proofErr w:type="gramStart"/>
      <w:r w:rsidRPr="00712848">
        <w:rPr>
          <w:rFonts w:ascii="Times New Roman" w:eastAsiaTheme="minorEastAsia" w:hAnsi="Times New Roman"/>
          <w:color w:val="000000"/>
        </w:rPr>
        <w:t>May,</w:t>
      </w:r>
      <w:proofErr w:type="gramEnd"/>
      <w:r w:rsidRPr="00712848">
        <w:rPr>
          <w:rFonts w:ascii="Times New Roman" w:eastAsiaTheme="minorEastAsia" w:hAnsi="Times New Roman"/>
          <w:color w:val="000000"/>
        </w:rPr>
        <w:t xml:space="preserve"> 2013</w:t>
      </w:r>
    </w:p>
    <w:p w:rsidR="00712848" w:rsidRPr="00712848" w:rsidRDefault="00712848" w:rsidP="008C1019">
      <w:pPr>
        <w:jc w:val="center"/>
        <w:rPr>
          <w:rFonts w:ascii="Times New Roman" w:eastAsiaTheme="minorEastAsia" w:hAnsi="Times New Roman"/>
          <w:color w:val="000000"/>
        </w:rPr>
      </w:pPr>
    </w:p>
    <w:p w:rsidR="00712848" w:rsidRDefault="00712848" w:rsidP="008C1019">
      <w:pPr>
        <w:jc w:val="center"/>
        <w:rPr>
          <w:rFonts w:ascii="Times New Roman" w:eastAsiaTheme="minorEastAsia" w:hAnsi="Times New Roman"/>
          <w:color w:val="000000"/>
        </w:rPr>
      </w:pPr>
    </w:p>
    <w:p w:rsidR="00712848" w:rsidRDefault="00712848" w:rsidP="008C1019">
      <w:pPr>
        <w:jc w:val="center"/>
        <w:rPr>
          <w:rFonts w:ascii="Times New Roman" w:eastAsiaTheme="minorEastAsia" w:hAnsi="Times New Roman"/>
          <w:color w:val="000000"/>
        </w:rPr>
      </w:pPr>
    </w:p>
    <w:p w:rsidR="00712848" w:rsidRDefault="00712848" w:rsidP="00712848">
      <w:pPr>
        <w:rPr>
          <w:rFonts w:ascii="Times New Roman" w:eastAsiaTheme="minorEastAsia" w:hAnsi="Times New Roman"/>
          <w:color w:val="000000"/>
        </w:rPr>
      </w:pPr>
    </w:p>
    <w:p w:rsidR="00712848" w:rsidRPr="00712848" w:rsidRDefault="00712848" w:rsidP="008C1019">
      <w:pPr>
        <w:jc w:val="center"/>
        <w:rPr>
          <w:rFonts w:ascii="Times New Roman" w:eastAsiaTheme="minorEastAsia" w:hAnsi="Times New Roman"/>
          <w:color w:val="000000"/>
        </w:rPr>
      </w:pPr>
    </w:p>
    <w:p w:rsidR="00712848" w:rsidRPr="00712848" w:rsidRDefault="00712848" w:rsidP="008C1019">
      <w:pPr>
        <w:jc w:val="center"/>
        <w:rPr>
          <w:rFonts w:ascii="Times New Roman" w:eastAsiaTheme="minorEastAsia" w:hAnsi="Times New Roman"/>
          <w:color w:val="000000"/>
        </w:rPr>
      </w:pPr>
      <w:r w:rsidRPr="00712848">
        <w:rPr>
          <w:rFonts w:ascii="Times New Roman" w:eastAsiaTheme="minorEastAsia" w:hAnsi="Times New Roman"/>
          <w:color w:val="000000"/>
        </w:rPr>
        <w:t>Approved:</w:t>
      </w:r>
    </w:p>
    <w:p w:rsidR="00712848" w:rsidRDefault="00712848" w:rsidP="008C1019">
      <w:pPr>
        <w:jc w:val="center"/>
        <w:rPr>
          <w:rFonts w:ascii="Times New Roman" w:eastAsiaTheme="minorEastAsia" w:hAnsi="Times New Roman"/>
          <w:color w:val="000000"/>
        </w:rPr>
      </w:pPr>
    </w:p>
    <w:p w:rsidR="00712848" w:rsidRPr="00712848" w:rsidRDefault="00712848" w:rsidP="008C1019">
      <w:pPr>
        <w:jc w:val="center"/>
        <w:rPr>
          <w:rFonts w:ascii="Times New Roman" w:eastAsiaTheme="minorEastAsia" w:hAnsi="Times New Roman"/>
          <w:color w:val="000000"/>
        </w:rPr>
      </w:pPr>
    </w:p>
    <w:p w:rsidR="00712848" w:rsidRPr="00712848" w:rsidRDefault="00712848" w:rsidP="008C1019">
      <w:pPr>
        <w:jc w:val="center"/>
        <w:rPr>
          <w:rFonts w:ascii="Times New Roman" w:eastAsiaTheme="minorEastAsia" w:hAnsi="Times New Roman"/>
          <w:color w:val="000000"/>
        </w:rPr>
      </w:pPr>
    </w:p>
    <w:p w:rsidR="00712848" w:rsidRPr="00712848" w:rsidRDefault="00712848" w:rsidP="008C1019">
      <w:pPr>
        <w:pBdr>
          <w:bottom w:val="single" w:sz="12" w:space="1" w:color="auto"/>
        </w:pBdr>
        <w:jc w:val="center"/>
        <w:rPr>
          <w:rFonts w:ascii="Times New Roman" w:eastAsiaTheme="minorEastAsia" w:hAnsi="Times New Roman"/>
          <w:color w:val="000000"/>
        </w:rPr>
      </w:pPr>
    </w:p>
    <w:p w:rsidR="00712848" w:rsidRPr="00712848" w:rsidRDefault="00712848" w:rsidP="008C1019">
      <w:pPr>
        <w:jc w:val="center"/>
        <w:rPr>
          <w:rFonts w:ascii="Times New Roman" w:eastAsiaTheme="minorEastAsia" w:hAnsi="Times New Roman"/>
          <w:color w:val="000000"/>
        </w:rPr>
      </w:pPr>
      <w:r w:rsidRPr="00712848">
        <w:rPr>
          <w:rFonts w:ascii="Times New Roman" w:eastAsiaTheme="minorEastAsia" w:hAnsi="Times New Roman"/>
          <w:color w:val="000000"/>
        </w:rPr>
        <w:t>Simon Tarr</w:t>
      </w:r>
    </w:p>
    <w:p w:rsidR="00712848" w:rsidRPr="00712848" w:rsidRDefault="00712848" w:rsidP="008C1019">
      <w:pPr>
        <w:jc w:val="center"/>
        <w:rPr>
          <w:rFonts w:ascii="Times New Roman" w:eastAsiaTheme="minorEastAsia" w:hAnsi="Times New Roman"/>
          <w:color w:val="000000"/>
        </w:rPr>
      </w:pPr>
      <w:r w:rsidRPr="00712848">
        <w:rPr>
          <w:rFonts w:ascii="Times New Roman" w:eastAsiaTheme="minorEastAsia" w:hAnsi="Times New Roman"/>
          <w:color w:val="000000"/>
        </w:rPr>
        <w:t>Director of Thesis</w:t>
      </w:r>
    </w:p>
    <w:p w:rsidR="00712848" w:rsidRPr="00712848" w:rsidRDefault="00712848" w:rsidP="008C1019">
      <w:pPr>
        <w:jc w:val="center"/>
        <w:rPr>
          <w:rFonts w:ascii="Times New Roman" w:eastAsiaTheme="minorEastAsia" w:hAnsi="Times New Roman"/>
          <w:color w:val="000000"/>
        </w:rPr>
      </w:pPr>
    </w:p>
    <w:p w:rsidR="00712848" w:rsidRPr="00712848" w:rsidRDefault="00712848" w:rsidP="00712848">
      <w:pPr>
        <w:pBdr>
          <w:bottom w:val="single" w:sz="12" w:space="1" w:color="auto"/>
        </w:pBdr>
        <w:jc w:val="center"/>
        <w:rPr>
          <w:rFonts w:ascii="Times New Roman" w:eastAsiaTheme="minorEastAsia" w:hAnsi="Times New Roman"/>
          <w:color w:val="000000"/>
        </w:rPr>
      </w:pPr>
    </w:p>
    <w:p w:rsidR="00712848" w:rsidRPr="00712848" w:rsidRDefault="00712848" w:rsidP="00712848">
      <w:pPr>
        <w:pBdr>
          <w:bottom w:val="single" w:sz="12" w:space="1" w:color="auto"/>
        </w:pBdr>
        <w:jc w:val="center"/>
        <w:rPr>
          <w:rFonts w:ascii="Times New Roman" w:eastAsiaTheme="minorEastAsia" w:hAnsi="Times New Roman"/>
          <w:color w:val="000000"/>
        </w:rPr>
      </w:pPr>
    </w:p>
    <w:p w:rsidR="00712848" w:rsidRPr="00712848" w:rsidRDefault="00712848" w:rsidP="00712848">
      <w:pPr>
        <w:jc w:val="center"/>
        <w:rPr>
          <w:rFonts w:ascii="Times New Roman" w:eastAsiaTheme="minorEastAsia" w:hAnsi="Times New Roman"/>
          <w:color w:val="000000"/>
        </w:rPr>
      </w:pPr>
      <w:r w:rsidRPr="00712848">
        <w:rPr>
          <w:rFonts w:ascii="Times New Roman" w:eastAsiaTheme="minorEastAsia" w:hAnsi="Times New Roman"/>
          <w:color w:val="000000"/>
        </w:rPr>
        <w:t>Heidi Rae Cooley</w:t>
      </w:r>
    </w:p>
    <w:p w:rsidR="00712848" w:rsidRPr="00712848" w:rsidRDefault="00712848" w:rsidP="00712848">
      <w:pPr>
        <w:jc w:val="center"/>
        <w:rPr>
          <w:rFonts w:ascii="Times New Roman" w:eastAsiaTheme="minorEastAsia" w:hAnsi="Times New Roman"/>
          <w:color w:val="000000"/>
        </w:rPr>
      </w:pPr>
      <w:r w:rsidRPr="00712848">
        <w:rPr>
          <w:rFonts w:ascii="Times New Roman" w:eastAsiaTheme="minorEastAsia" w:hAnsi="Times New Roman"/>
          <w:color w:val="000000"/>
        </w:rPr>
        <w:t>Second Reader</w:t>
      </w:r>
    </w:p>
    <w:p w:rsidR="00712848" w:rsidRPr="00712848" w:rsidRDefault="00712848" w:rsidP="008C1019">
      <w:pPr>
        <w:jc w:val="center"/>
        <w:rPr>
          <w:rFonts w:ascii="Times New Roman" w:eastAsiaTheme="minorEastAsia" w:hAnsi="Times New Roman"/>
          <w:color w:val="000000"/>
        </w:rPr>
      </w:pPr>
    </w:p>
    <w:p w:rsidR="00712848" w:rsidRPr="00712848" w:rsidRDefault="00712848" w:rsidP="008C1019">
      <w:pPr>
        <w:jc w:val="center"/>
        <w:rPr>
          <w:rFonts w:ascii="Times New Roman" w:eastAsiaTheme="minorEastAsia" w:hAnsi="Times New Roman"/>
          <w:color w:val="000000"/>
        </w:rPr>
      </w:pPr>
    </w:p>
    <w:p w:rsidR="00712848" w:rsidRPr="00712848" w:rsidRDefault="00712848" w:rsidP="00712848">
      <w:pPr>
        <w:pBdr>
          <w:bottom w:val="single" w:sz="12" w:space="1" w:color="auto"/>
        </w:pBdr>
        <w:jc w:val="center"/>
        <w:rPr>
          <w:rFonts w:ascii="Times New Roman" w:eastAsiaTheme="minorEastAsia" w:hAnsi="Times New Roman"/>
          <w:color w:val="000000"/>
        </w:rPr>
      </w:pPr>
    </w:p>
    <w:p w:rsidR="00712848" w:rsidRPr="00712848" w:rsidRDefault="00712848" w:rsidP="00712848">
      <w:pPr>
        <w:jc w:val="center"/>
        <w:rPr>
          <w:rFonts w:ascii="Times New Roman" w:eastAsiaTheme="minorEastAsia" w:hAnsi="Times New Roman"/>
          <w:color w:val="000000"/>
        </w:rPr>
      </w:pPr>
      <w:r w:rsidRPr="00712848">
        <w:rPr>
          <w:rFonts w:ascii="Times New Roman" w:eastAsiaTheme="minorEastAsia" w:hAnsi="Times New Roman"/>
          <w:color w:val="000000"/>
        </w:rPr>
        <w:t>Ed Munn Sanchez, Associate Dean</w:t>
      </w:r>
    </w:p>
    <w:p w:rsidR="00D425CC" w:rsidRDefault="00712848" w:rsidP="00FF14F7">
      <w:pPr>
        <w:spacing w:line="480" w:lineRule="auto"/>
        <w:contextualSpacing/>
        <w:jc w:val="center"/>
        <w:rPr>
          <w:rFonts w:ascii="Times New Roman" w:eastAsiaTheme="minorEastAsia" w:hAnsi="Times New Roman"/>
          <w:b/>
          <w:color w:val="000000"/>
        </w:rPr>
      </w:pPr>
      <w:r w:rsidRPr="00712848">
        <w:rPr>
          <w:rFonts w:ascii="Times New Roman" w:eastAsiaTheme="minorEastAsia" w:hAnsi="Times New Roman"/>
          <w:color w:val="000000"/>
        </w:rPr>
        <w:t>For South Carolina Honors College</w:t>
      </w:r>
      <w:r w:rsidRPr="00712848">
        <w:rPr>
          <w:rFonts w:ascii="Times New Roman" w:eastAsiaTheme="minorEastAsia" w:hAnsi="Times New Roman"/>
          <w:color w:val="000000"/>
        </w:rPr>
        <w:br w:type="column"/>
      </w:r>
      <w:r w:rsidR="009F3206" w:rsidRPr="00712848">
        <w:rPr>
          <w:rFonts w:ascii="Times New Roman" w:eastAsiaTheme="minorEastAsia" w:hAnsi="Times New Roman"/>
          <w:b/>
          <w:color w:val="000000"/>
        </w:rPr>
        <w:t>Table of Contents</w:t>
      </w:r>
    </w:p>
    <w:p w:rsidR="00712848" w:rsidRPr="00A77B5B" w:rsidRDefault="00712848" w:rsidP="00FF14F7">
      <w:pPr>
        <w:spacing w:line="480" w:lineRule="auto"/>
        <w:contextualSpacing/>
        <w:jc w:val="center"/>
        <w:rPr>
          <w:rFonts w:ascii="Times New Roman" w:eastAsiaTheme="minorEastAsia" w:hAnsi="Times New Roman"/>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BF"/>
      </w:tblPr>
      <w:tblGrid>
        <w:gridCol w:w="7578"/>
        <w:gridCol w:w="1278"/>
      </w:tblGrid>
      <w:tr w:rsidR="00EC23A4">
        <w:tc>
          <w:tcPr>
            <w:tcW w:w="7578" w:type="dxa"/>
          </w:tcPr>
          <w:p w:rsidR="00EC23A4" w:rsidRPr="00712848" w:rsidRDefault="00EC23A4" w:rsidP="00BC5CB8">
            <w:pPr>
              <w:spacing w:line="360" w:lineRule="auto"/>
              <w:contextualSpacing/>
              <w:rPr>
                <w:rFonts w:ascii="Times New Roman" w:eastAsiaTheme="minorEastAsia" w:hAnsi="Times New Roman"/>
                <w:color w:val="000000"/>
              </w:rPr>
            </w:pPr>
            <w:r>
              <w:rPr>
                <w:rFonts w:ascii="Times New Roman" w:eastAsiaTheme="minorEastAsia" w:hAnsi="Times New Roman"/>
                <w:color w:val="000000"/>
              </w:rPr>
              <w:t>Thesis Summary</w:t>
            </w:r>
          </w:p>
        </w:tc>
        <w:tc>
          <w:tcPr>
            <w:tcW w:w="1278" w:type="dxa"/>
          </w:tcPr>
          <w:p w:rsidR="00EC23A4" w:rsidRDefault="00B558B6" w:rsidP="00BC5CB8">
            <w:pPr>
              <w:spacing w:line="360" w:lineRule="auto"/>
              <w:contextualSpacing/>
              <w:jc w:val="right"/>
              <w:rPr>
                <w:rFonts w:ascii="Times New Roman" w:eastAsiaTheme="minorEastAsia" w:hAnsi="Times New Roman"/>
                <w:color w:val="000000"/>
              </w:rPr>
            </w:pPr>
            <w:r>
              <w:rPr>
                <w:rFonts w:ascii="Times New Roman" w:eastAsiaTheme="minorEastAsia" w:hAnsi="Times New Roman"/>
                <w:color w:val="000000"/>
              </w:rPr>
              <w:t>3</w:t>
            </w:r>
          </w:p>
        </w:tc>
      </w:tr>
      <w:tr w:rsidR="00EC23A4">
        <w:tc>
          <w:tcPr>
            <w:tcW w:w="7578" w:type="dxa"/>
          </w:tcPr>
          <w:p w:rsidR="00EC23A4" w:rsidRPr="00712848" w:rsidRDefault="00EC23A4" w:rsidP="00BC5CB8">
            <w:pPr>
              <w:spacing w:line="360" w:lineRule="auto"/>
              <w:contextualSpacing/>
              <w:rPr>
                <w:rFonts w:ascii="Times New Roman" w:eastAsiaTheme="minorEastAsia" w:hAnsi="Times New Roman"/>
                <w:color w:val="000000"/>
              </w:rPr>
            </w:pPr>
            <w:r>
              <w:rPr>
                <w:rFonts w:ascii="Times New Roman" w:eastAsiaTheme="minorEastAsia" w:hAnsi="Times New Roman"/>
                <w:color w:val="000000"/>
              </w:rPr>
              <w:t>Abstract</w:t>
            </w:r>
          </w:p>
        </w:tc>
        <w:tc>
          <w:tcPr>
            <w:tcW w:w="1278" w:type="dxa"/>
          </w:tcPr>
          <w:p w:rsidR="00EC23A4" w:rsidRDefault="00B558B6" w:rsidP="00BC5CB8">
            <w:pPr>
              <w:spacing w:line="360" w:lineRule="auto"/>
              <w:contextualSpacing/>
              <w:jc w:val="right"/>
              <w:rPr>
                <w:rFonts w:ascii="Times New Roman" w:eastAsiaTheme="minorEastAsia" w:hAnsi="Times New Roman"/>
                <w:color w:val="000000"/>
              </w:rPr>
            </w:pPr>
            <w:r>
              <w:rPr>
                <w:rFonts w:ascii="Times New Roman" w:eastAsiaTheme="minorEastAsia" w:hAnsi="Times New Roman"/>
                <w:color w:val="000000"/>
              </w:rPr>
              <w:t>5</w:t>
            </w:r>
          </w:p>
        </w:tc>
      </w:tr>
      <w:tr w:rsidR="00712848">
        <w:tc>
          <w:tcPr>
            <w:tcW w:w="7578" w:type="dxa"/>
          </w:tcPr>
          <w:p w:rsidR="00712848" w:rsidRPr="00712848" w:rsidRDefault="00712848" w:rsidP="00BC5CB8">
            <w:pPr>
              <w:spacing w:line="360" w:lineRule="auto"/>
              <w:contextualSpacing/>
              <w:rPr>
                <w:rFonts w:ascii="Times New Roman" w:eastAsiaTheme="minorEastAsia" w:hAnsi="Times New Roman"/>
                <w:color w:val="000000"/>
              </w:rPr>
            </w:pPr>
            <w:r w:rsidRPr="00712848">
              <w:rPr>
                <w:rFonts w:ascii="Times New Roman" w:eastAsiaTheme="minorEastAsia" w:hAnsi="Times New Roman"/>
                <w:color w:val="000000"/>
              </w:rPr>
              <w:t>Defining Holistic Gaming</w:t>
            </w:r>
          </w:p>
        </w:tc>
        <w:tc>
          <w:tcPr>
            <w:tcW w:w="1278" w:type="dxa"/>
          </w:tcPr>
          <w:p w:rsidR="00712848" w:rsidRPr="00712848" w:rsidRDefault="00B558B6" w:rsidP="00BC5CB8">
            <w:pPr>
              <w:spacing w:line="360" w:lineRule="auto"/>
              <w:contextualSpacing/>
              <w:jc w:val="right"/>
              <w:rPr>
                <w:rFonts w:ascii="Times New Roman" w:eastAsiaTheme="minorEastAsia" w:hAnsi="Times New Roman"/>
                <w:color w:val="000000"/>
              </w:rPr>
            </w:pPr>
            <w:r>
              <w:rPr>
                <w:rFonts w:ascii="Times New Roman" w:eastAsiaTheme="minorEastAsia" w:hAnsi="Times New Roman"/>
                <w:color w:val="000000"/>
              </w:rPr>
              <w:t>6</w:t>
            </w:r>
          </w:p>
        </w:tc>
      </w:tr>
      <w:tr w:rsidR="00712848">
        <w:tc>
          <w:tcPr>
            <w:tcW w:w="7578" w:type="dxa"/>
          </w:tcPr>
          <w:p w:rsidR="00712848" w:rsidRPr="00712848" w:rsidRDefault="00A77B5B" w:rsidP="00BC5CB8">
            <w:pPr>
              <w:spacing w:line="360" w:lineRule="auto"/>
              <w:contextualSpacing/>
              <w:rPr>
                <w:rFonts w:ascii="Times New Roman" w:eastAsiaTheme="minorEastAsia" w:hAnsi="Times New Roman"/>
                <w:color w:val="000000"/>
              </w:rPr>
            </w:pPr>
            <w:r>
              <w:rPr>
                <w:rFonts w:ascii="Times New Roman" w:eastAsiaTheme="minorEastAsia" w:hAnsi="Times New Roman"/>
                <w:color w:val="000000"/>
              </w:rPr>
              <w:t>An Account of Games and Play: A Love Story</w:t>
            </w:r>
          </w:p>
        </w:tc>
        <w:tc>
          <w:tcPr>
            <w:tcW w:w="1278" w:type="dxa"/>
          </w:tcPr>
          <w:p w:rsidR="00712848" w:rsidRPr="00712848" w:rsidRDefault="00B558B6" w:rsidP="00BC5CB8">
            <w:pPr>
              <w:spacing w:line="360" w:lineRule="auto"/>
              <w:contextualSpacing/>
              <w:jc w:val="right"/>
              <w:rPr>
                <w:rFonts w:ascii="Times New Roman" w:eastAsiaTheme="minorEastAsia" w:hAnsi="Times New Roman"/>
                <w:color w:val="000000"/>
              </w:rPr>
            </w:pPr>
            <w:r>
              <w:rPr>
                <w:rFonts w:ascii="Times New Roman" w:eastAsiaTheme="minorEastAsia" w:hAnsi="Times New Roman"/>
                <w:color w:val="000000"/>
              </w:rPr>
              <w:t>8</w:t>
            </w:r>
          </w:p>
        </w:tc>
      </w:tr>
      <w:tr w:rsidR="00712848">
        <w:tc>
          <w:tcPr>
            <w:tcW w:w="7578" w:type="dxa"/>
          </w:tcPr>
          <w:p w:rsidR="00712848" w:rsidRPr="00712848" w:rsidRDefault="00A77B5B" w:rsidP="00BC5CB8">
            <w:pPr>
              <w:spacing w:line="360" w:lineRule="auto"/>
              <w:contextualSpacing/>
              <w:rPr>
                <w:rFonts w:ascii="Times New Roman" w:eastAsiaTheme="minorEastAsia" w:hAnsi="Times New Roman"/>
                <w:color w:val="000000"/>
              </w:rPr>
            </w:pPr>
            <w:r>
              <w:rPr>
                <w:rFonts w:ascii="Times New Roman" w:eastAsiaTheme="minorEastAsia" w:hAnsi="Times New Roman"/>
                <w:color w:val="000000"/>
              </w:rPr>
              <w:t xml:space="preserve">     The Birth of a Prodigy</w:t>
            </w:r>
          </w:p>
        </w:tc>
        <w:tc>
          <w:tcPr>
            <w:tcW w:w="1278" w:type="dxa"/>
          </w:tcPr>
          <w:p w:rsidR="00712848" w:rsidRPr="00712848" w:rsidRDefault="00B558B6" w:rsidP="00BC5CB8">
            <w:pPr>
              <w:spacing w:line="360" w:lineRule="auto"/>
              <w:contextualSpacing/>
              <w:jc w:val="right"/>
              <w:rPr>
                <w:rFonts w:ascii="Times New Roman" w:eastAsiaTheme="minorEastAsia" w:hAnsi="Times New Roman"/>
                <w:color w:val="000000"/>
              </w:rPr>
            </w:pPr>
            <w:r>
              <w:rPr>
                <w:rFonts w:ascii="Times New Roman" w:eastAsiaTheme="minorEastAsia" w:hAnsi="Times New Roman"/>
                <w:color w:val="000000"/>
              </w:rPr>
              <w:t>9</w:t>
            </w:r>
          </w:p>
        </w:tc>
      </w:tr>
      <w:tr w:rsidR="00712848">
        <w:tc>
          <w:tcPr>
            <w:tcW w:w="7578" w:type="dxa"/>
          </w:tcPr>
          <w:p w:rsidR="00712848" w:rsidRPr="00712848" w:rsidRDefault="00A77B5B" w:rsidP="00BC5CB8">
            <w:pPr>
              <w:spacing w:line="360" w:lineRule="auto"/>
              <w:contextualSpacing/>
              <w:rPr>
                <w:rFonts w:ascii="Times New Roman" w:eastAsiaTheme="minorEastAsia" w:hAnsi="Times New Roman"/>
                <w:color w:val="000000"/>
              </w:rPr>
            </w:pPr>
            <w:r>
              <w:rPr>
                <w:rFonts w:ascii="Times New Roman" w:eastAsiaTheme="minorEastAsia" w:hAnsi="Times New Roman"/>
                <w:color w:val="000000"/>
              </w:rPr>
              <w:t xml:space="preserve">     For the Greater Good</w:t>
            </w:r>
          </w:p>
        </w:tc>
        <w:tc>
          <w:tcPr>
            <w:tcW w:w="1278" w:type="dxa"/>
          </w:tcPr>
          <w:p w:rsidR="00712848" w:rsidRPr="00712848" w:rsidRDefault="00B558B6" w:rsidP="00BC5CB8">
            <w:pPr>
              <w:spacing w:line="360" w:lineRule="auto"/>
              <w:contextualSpacing/>
              <w:jc w:val="right"/>
              <w:rPr>
                <w:rFonts w:ascii="Times New Roman" w:eastAsiaTheme="minorEastAsia" w:hAnsi="Times New Roman"/>
                <w:color w:val="000000"/>
              </w:rPr>
            </w:pPr>
            <w:r>
              <w:rPr>
                <w:rFonts w:ascii="Times New Roman" w:eastAsiaTheme="minorEastAsia" w:hAnsi="Times New Roman"/>
                <w:color w:val="000000"/>
              </w:rPr>
              <w:t>11</w:t>
            </w:r>
          </w:p>
        </w:tc>
      </w:tr>
      <w:tr w:rsidR="00712848">
        <w:tc>
          <w:tcPr>
            <w:tcW w:w="7578" w:type="dxa"/>
          </w:tcPr>
          <w:p w:rsidR="00712848" w:rsidRPr="00712848" w:rsidRDefault="00A77B5B" w:rsidP="00BC5CB8">
            <w:pPr>
              <w:spacing w:line="360" w:lineRule="auto"/>
              <w:contextualSpacing/>
              <w:rPr>
                <w:rFonts w:ascii="Times New Roman" w:eastAsiaTheme="minorEastAsia" w:hAnsi="Times New Roman"/>
                <w:color w:val="000000"/>
              </w:rPr>
            </w:pPr>
            <w:r>
              <w:rPr>
                <w:rFonts w:ascii="Times New Roman" w:eastAsiaTheme="minorEastAsia" w:hAnsi="Times New Roman"/>
                <w:color w:val="000000"/>
              </w:rPr>
              <w:t xml:space="preserve">     By the Old Gods and the New</w:t>
            </w:r>
          </w:p>
        </w:tc>
        <w:tc>
          <w:tcPr>
            <w:tcW w:w="1278" w:type="dxa"/>
          </w:tcPr>
          <w:p w:rsidR="00712848" w:rsidRPr="00712848" w:rsidRDefault="00B558B6" w:rsidP="00BC5CB8">
            <w:pPr>
              <w:spacing w:line="360" w:lineRule="auto"/>
              <w:contextualSpacing/>
              <w:jc w:val="right"/>
              <w:rPr>
                <w:rFonts w:ascii="Times New Roman" w:eastAsiaTheme="minorEastAsia" w:hAnsi="Times New Roman"/>
                <w:color w:val="000000"/>
              </w:rPr>
            </w:pPr>
            <w:r>
              <w:rPr>
                <w:rFonts w:ascii="Times New Roman" w:eastAsiaTheme="minorEastAsia" w:hAnsi="Times New Roman"/>
                <w:color w:val="000000"/>
              </w:rPr>
              <w:t>14</w:t>
            </w:r>
          </w:p>
        </w:tc>
      </w:tr>
      <w:tr w:rsidR="00712848">
        <w:tc>
          <w:tcPr>
            <w:tcW w:w="7578" w:type="dxa"/>
          </w:tcPr>
          <w:p w:rsidR="00712848" w:rsidRPr="00712848" w:rsidRDefault="00A77B5B" w:rsidP="00BC5CB8">
            <w:pPr>
              <w:spacing w:line="360" w:lineRule="auto"/>
              <w:contextualSpacing/>
              <w:rPr>
                <w:rFonts w:ascii="Times New Roman" w:eastAsiaTheme="minorEastAsia" w:hAnsi="Times New Roman"/>
                <w:color w:val="000000"/>
              </w:rPr>
            </w:pPr>
            <w:r>
              <w:rPr>
                <w:rFonts w:ascii="Times New Roman" w:eastAsiaTheme="minorEastAsia" w:hAnsi="Times New Roman"/>
                <w:color w:val="000000"/>
              </w:rPr>
              <w:t>Current Evidence to Support Holistic Gaming</w:t>
            </w:r>
          </w:p>
        </w:tc>
        <w:tc>
          <w:tcPr>
            <w:tcW w:w="1278" w:type="dxa"/>
          </w:tcPr>
          <w:p w:rsidR="00712848" w:rsidRPr="00712848" w:rsidRDefault="00B558B6" w:rsidP="00BC5CB8">
            <w:pPr>
              <w:spacing w:line="360" w:lineRule="auto"/>
              <w:contextualSpacing/>
              <w:jc w:val="right"/>
              <w:rPr>
                <w:rFonts w:ascii="Times New Roman" w:eastAsiaTheme="minorEastAsia" w:hAnsi="Times New Roman"/>
                <w:color w:val="000000"/>
              </w:rPr>
            </w:pPr>
            <w:r>
              <w:rPr>
                <w:rFonts w:ascii="Times New Roman" w:eastAsiaTheme="minorEastAsia" w:hAnsi="Times New Roman"/>
                <w:color w:val="000000"/>
              </w:rPr>
              <w:t>17</w:t>
            </w:r>
          </w:p>
        </w:tc>
      </w:tr>
      <w:tr w:rsidR="00712848">
        <w:tc>
          <w:tcPr>
            <w:tcW w:w="7578" w:type="dxa"/>
          </w:tcPr>
          <w:p w:rsidR="00712848" w:rsidRPr="00712848" w:rsidRDefault="00A77B5B" w:rsidP="00BC5CB8">
            <w:pPr>
              <w:spacing w:line="360" w:lineRule="auto"/>
              <w:contextualSpacing/>
              <w:rPr>
                <w:rFonts w:ascii="Times New Roman" w:eastAsiaTheme="minorEastAsia" w:hAnsi="Times New Roman"/>
                <w:color w:val="000000"/>
              </w:rPr>
            </w:pPr>
            <w:r>
              <w:rPr>
                <w:rFonts w:ascii="Times New Roman" w:eastAsiaTheme="minorEastAsia" w:hAnsi="Times New Roman"/>
                <w:color w:val="000000"/>
              </w:rPr>
              <w:t xml:space="preserve">     The Good</w:t>
            </w:r>
          </w:p>
        </w:tc>
        <w:tc>
          <w:tcPr>
            <w:tcW w:w="1278" w:type="dxa"/>
          </w:tcPr>
          <w:p w:rsidR="00712848" w:rsidRPr="00712848" w:rsidRDefault="00B558B6" w:rsidP="00BC5CB8">
            <w:pPr>
              <w:spacing w:line="360" w:lineRule="auto"/>
              <w:contextualSpacing/>
              <w:jc w:val="right"/>
              <w:rPr>
                <w:rFonts w:ascii="Times New Roman" w:eastAsiaTheme="minorEastAsia" w:hAnsi="Times New Roman"/>
                <w:color w:val="000000"/>
              </w:rPr>
            </w:pPr>
            <w:r>
              <w:rPr>
                <w:rFonts w:ascii="Times New Roman" w:eastAsiaTheme="minorEastAsia" w:hAnsi="Times New Roman"/>
                <w:color w:val="000000"/>
              </w:rPr>
              <w:t>19</w:t>
            </w:r>
          </w:p>
        </w:tc>
      </w:tr>
      <w:tr w:rsidR="00712848">
        <w:tc>
          <w:tcPr>
            <w:tcW w:w="7578" w:type="dxa"/>
          </w:tcPr>
          <w:p w:rsidR="00712848" w:rsidRPr="00712848" w:rsidRDefault="00A77B5B" w:rsidP="00BC5CB8">
            <w:pPr>
              <w:spacing w:line="360" w:lineRule="auto"/>
              <w:contextualSpacing/>
              <w:rPr>
                <w:rFonts w:ascii="Times New Roman" w:eastAsiaTheme="minorEastAsia" w:hAnsi="Times New Roman"/>
                <w:color w:val="000000"/>
              </w:rPr>
            </w:pPr>
            <w:r>
              <w:rPr>
                <w:rFonts w:ascii="Times New Roman" w:eastAsiaTheme="minorEastAsia" w:hAnsi="Times New Roman"/>
                <w:color w:val="000000"/>
              </w:rPr>
              <w:t xml:space="preserve">     The Bad</w:t>
            </w:r>
          </w:p>
        </w:tc>
        <w:tc>
          <w:tcPr>
            <w:tcW w:w="1278" w:type="dxa"/>
          </w:tcPr>
          <w:p w:rsidR="00712848" w:rsidRPr="00712848" w:rsidRDefault="00B558B6" w:rsidP="00BC5CB8">
            <w:pPr>
              <w:spacing w:line="360" w:lineRule="auto"/>
              <w:contextualSpacing/>
              <w:jc w:val="right"/>
              <w:rPr>
                <w:rFonts w:ascii="Times New Roman" w:eastAsiaTheme="minorEastAsia" w:hAnsi="Times New Roman"/>
                <w:color w:val="000000"/>
              </w:rPr>
            </w:pPr>
            <w:r>
              <w:rPr>
                <w:rFonts w:ascii="Times New Roman" w:eastAsiaTheme="minorEastAsia" w:hAnsi="Times New Roman"/>
                <w:color w:val="000000"/>
              </w:rPr>
              <w:t>20</w:t>
            </w:r>
          </w:p>
        </w:tc>
      </w:tr>
      <w:tr w:rsidR="00712848">
        <w:tc>
          <w:tcPr>
            <w:tcW w:w="7578" w:type="dxa"/>
          </w:tcPr>
          <w:p w:rsidR="00712848" w:rsidRPr="00712848" w:rsidRDefault="00A77B5B" w:rsidP="00BC5CB8">
            <w:pPr>
              <w:spacing w:line="360" w:lineRule="auto"/>
              <w:contextualSpacing/>
              <w:rPr>
                <w:rFonts w:ascii="Times New Roman" w:eastAsiaTheme="minorEastAsia" w:hAnsi="Times New Roman"/>
                <w:color w:val="000000"/>
              </w:rPr>
            </w:pPr>
            <w:r>
              <w:rPr>
                <w:rFonts w:ascii="Times New Roman" w:eastAsiaTheme="minorEastAsia" w:hAnsi="Times New Roman"/>
                <w:color w:val="000000"/>
              </w:rPr>
              <w:t xml:space="preserve">     And the Ugly Duckling</w:t>
            </w:r>
          </w:p>
        </w:tc>
        <w:tc>
          <w:tcPr>
            <w:tcW w:w="1278" w:type="dxa"/>
          </w:tcPr>
          <w:p w:rsidR="00712848" w:rsidRPr="00712848" w:rsidRDefault="00B558B6" w:rsidP="00BC5CB8">
            <w:pPr>
              <w:spacing w:line="360" w:lineRule="auto"/>
              <w:contextualSpacing/>
              <w:jc w:val="right"/>
              <w:rPr>
                <w:rFonts w:ascii="Times New Roman" w:eastAsiaTheme="minorEastAsia" w:hAnsi="Times New Roman"/>
                <w:color w:val="000000"/>
              </w:rPr>
            </w:pPr>
            <w:r>
              <w:rPr>
                <w:rFonts w:ascii="Times New Roman" w:eastAsiaTheme="minorEastAsia" w:hAnsi="Times New Roman"/>
                <w:color w:val="000000"/>
              </w:rPr>
              <w:t>2</w:t>
            </w:r>
            <w:r w:rsidR="00D54BF2">
              <w:rPr>
                <w:rFonts w:ascii="Times New Roman" w:eastAsiaTheme="minorEastAsia" w:hAnsi="Times New Roman"/>
                <w:color w:val="000000"/>
              </w:rPr>
              <w:t>0</w:t>
            </w:r>
          </w:p>
        </w:tc>
      </w:tr>
      <w:tr w:rsidR="00712848">
        <w:tc>
          <w:tcPr>
            <w:tcW w:w="7578" w:type="dxa"/>
          </w:tcPr>
          <w:p w:rsidR="00712848" w:rsidRPr="00712848" w:rsidRDefault="00CE707D" w:rsidP="00BC5CB8">
            <w:pPr>
              <w:spacing w:line="360" w:lineRule="auto"/>
              <w:contextualSpacing/>
              <w:rPr>
                <w:rFonts w:ascii="Times New Roman" w:eastAsiaTheme="minorEastAsia" w:hAnsi="Times New Roman"/>
                <w:color w:val="000000"/>
              </w:rPr>
            </w:pPr>
            <w:r>
              <w:rPr>
                <w:rFonts w:ascii="Times New Roman" w:eastAsiaTheme="minorEastAsia" w:hAnsi="Times New Roman"/>
                <w:color w:val="000000"/>
              </w:rPr>
              <w:t>A Future for</w:t>
            </w:r>
            <w:r w:rsidR="00BD635B">
              <w:rPr>
                <w:rFonts w:ascii="Times New Roman" w:eastAsiaTheme="minorEastAsia" w:hAnsi="Times New Roman"/>
                <w:color w:val="000000"/>
              </w:rPr>
              <w:t xml:space="preserve"> Holistic Gaming</w:t>
            </w:r>
          </w:p>
        </w:tc>
        <w:tc>
          <w:tcPr>
            <w:tcW w:w="1278" w:type="dxa"/>
          </w:tcPr>
          <w:p w:rsidR="00712848" w:rsidRPr="00712848" w:rsidRDefault="00B558B6" w:rsidP="00BC5CB8">
            <w:pPr>
              <w:spacing w:line="360" w:lineRule="auto"/>
              <w:contextualSpacing/>
              <w:jc w:val="right"/>
              <w:rPr>
                <w:rFonts w:ascii="Times New Roman" w:eastAsiaTheme="minorEastAsia" w:hAnsi="Times New Roman"/>
                <w:color w:val="000000"/>
              </w:rPr>
            </w:pPr>
            <w:r>
              <w:rPr>
                <w:rFonts w:ascii="Times New Roman" w:eastAsiaTheme="minorEastAsia" w:hAnsi="Times New Roman"/>
                <w:color w:val="000000"/>
              </w:rPr>
              <w:t>22</w:t>
            </w:r>
          </w:p>
        </w:tc>
      </w:tr>
      <w:tr w:rsidR="00712848">
        <w:tc>
          <w:tcPr>
            <w:tcW w:w="7578" w:type="dxa"/>
          </w:tcPr>
          <w:p w:rsidR="00712848" w:rsidRPr="00712848" w:rsidRDefault="00A77B5B" w:rsidP="00C212F8">
            <w:pPr>
              <w:spacing w:line="360" w:lineRule="auto"/>
              <w:contextualSpacing/>
              <w:rPr>
                <w:rFonts w:ascii="Times New Roman" w:eastAsiaTheme="minorEastAsia" w:hAnsi="Times New Roman"/>
                <w:color w:val="000000"/>
              </w:rPr>
            </w:pPr>
            <w:r>
              <w:rPr>
                <w:rFonts w:ascii="Times New Roman" w:eastAsiaTheme="minorEastAsia" w:hAnsi="Times New Roman"/>
                <w:color w:val="000000"/>
              </w:rPr>
              <w:t xml:space="preserve">     Research </w:t>
            </w:r>
            <w:r w:rsidR="00C212F8">
              <w:rPr>
                <w:rFonts w:ascii="Times New Roman" w:eastAsiaTheme="minorEastAsia" w:hAnsi="Times New Roman"/>
                <w:color w:val="000000"/>
              </w:rPr>
              <w:t>Instruments</w:t>
            </w:r>
          </w:p>
        </w:tc>
        <w:tc>
          <w:tcPr>
            <w:tcW w:w="1278" w:type="dxa"/>
          </w:tcPr>
          <w:p w:rsidR="00712848" w:rsidRPr="00712848" w:rsidRDefault="00B558B6" w:rsidP="00BC5CB8">
            <w:pPr>
              <w:spacing w:line="360" w:lineRule="auto"/>
              <w:contextualSpacing/>
              <w:jc w:val="right"/>
              <w:rPr>
                <w:rFonts w:ascii="Times New Roman" w:eastAsiaTheme="minorEastAsia" w:hAnsi="Times New Roman"/>
                <w:color w:val="000000"/>
              </w:rPr>
            </w:pPr>
            <w:r>
              <w:rPr>
                <w:rFonts w:ascii="Times New Roman" w:eastAsiaTheme="minorEastAsia" w:hAnsi="Times New Roman"/>
                <w:color w:val="000000"/>
              </w:rPr>
              <w:t>24</w:t>
            </w:r>
          </w:p>
        </w:tc>
      </w:tr>
      <w:tr w:rsidR="00712848">
        <w:tc>
          <w:tcPr>
            <w:tcW w:w="7578" w:type="dxa"/>
          </w:tcPr>
          <w:p w:rsidR="00712848" w:rsidRPr="00712848" w:rsidRDefault="00A77B5B" w:rsidP="00BC5CB8">
            <w:pPr>
              <w:spacing w:line="360" w:lineRule="auto"/>
              <w:contextualSpacing/>
              <w:rPr>
                <w:rFonts w:ascii="Times New Roman" w:eastAsiaTheme="minorEastAsia" w:hAnsi="Times New Roman"/>
                <w:color w:val="000000"/>
              </w:rPr>
            </w:pPr>
            <w:r>
              <w:rPr>
                <w:rFonts w:ascii="Times New Roman" w:eastAsiaTheme="minorEastAsia" w:hAnsi="Times New Roman"/>
                <w:color w:val="000000"/>
              </w:rPr>
              <w:t xml:space="preserve">     Prevention and Treatment Strategies</w:t>
            </w:r>
          </w:p>
        </w:tc>
        <w:tc>
          <w:tcPr>
            <w:tcW w:w="1278" w:type="dxa"/>
          </w:tcPr>
          <w:p w:rsidR="00712848" w:rsidRPr="00712848" w:rsidRDefault="00B558B6" w:rsidP="00BC5CB8">
            <w:pPr>
              <w:spacing w:line="360" w:lineRule="auto"/>
              <w:contextualSpacing/>
              <w:jc w:val="right"/>
              <w:rPr>
                <w:rFonts w:ascii="Times New Roman" w:eastAsiaTheme="minorEastAsia" w:hAnsi="Times New Roman"/>
                <w:color w:val="000000"/>
              </w:rPr>
            </w:pPr>
            <w:r>
              <w:rPr>
                <w:rFonts w:ascii="Times New Roman" w:eastAsiaTheme="minorEastAsia" w:hAnsi="Times New Roman"/>
                <w:color w:val="000000"/>
              </w:rPr>
              <w:t>25</w:t>
            </w:r>
          </w:p>
        </w:tc>
      </w:tr>
      <w:tr w:rsidR="00712848">
        <w:tc>
          <w:tcPr>
            <w:tcW w:w="7578" w:type="dxa"/>
          </w:tcPr>
          <w:p w:rsidR="00712848" w:rsidRPr="00712848" w:rsidRDefault="00A77B5B" w:rsidP="00BC5CB8">
            <w:pPr>
              <w:spacing w:line="360" w:lineRule="auto"/>
              <w:contextualSpacing/>
              <w:rPr>
                <w:rFonts w:ascii="Times New Roman" w:eastAsiaTheme="minorEastAsia" w:hAnsi="Times New Roman"/>
                <w:color w:val="000000"/>
              </w:rPr>
            </w:pPr>
            <w:r>
              <w:rPr>
                <w:rFonts w:ascii="Times New Roman" w:eastAsiaTheme="minorEastAsia" w:hAnsi="Times New Roman"/>
                <w:color w:val="000000"/>
              </w:rPr>
              <w:t xml:space="preserve">     Educational Value</w:t>
            </w:r>
          </w:p>
        </w:tc>
        <w:tc>
          <w:tcPr>
            <w:tcW w:w="1278" w:type="dxa"/>
          </w:tcPr>
          <w:p w:rsidR="00712848" w:rsidRPr="00712848" w:rsidRDefault="00B558B6" w:rsidP="00BC5CB8">
            <w:pPr>
              <w:spacing w:line="360" w:lineRule="auto"/>
              <w:contextualSpacing/>
              <w:jc w:val="right"/>
              <w:rPr>
                <w:rFonts w:ascii="Times New Roman" w:eastAsiaTheme="minorEastAsia" w:hAnsi="Times New Roman"/>
                <w:color w:val="000000"/>
              </w:rPr>
            </w:pPr>
            <w:r>
              <w:rPr>
                <w:rFonts w:ascii="Times New Roman" w:eastAsiaTheme="minorEastAsia" w:hAnsi="Times New Roman"/>
                <w:color w:val="000000"/>
              </w:rPr>
              <w:t>26</w:t>
            </w:r>
          </w:p>
        </w:tc>
      </w:tr>
      <w:tr w:rsidR="00712848">
        <w:tc>
          <w:tcPr>
            <w:tcW w:w="7578" w:type="dxa"/>
          </w:tcPr>
          <w:p w:rsidR="00712848" w:rsidRPr="00712848" w:rsidRDefault="00A77B5B" w:rsidP="00BC5CB8">
            <w:pPr>
              <w:spacing w:line="360" w:lineRule="auto"/>
              <w:contextualSpacing/>
              <w:rPr>
                <w:rFonts w:ascii="Times New Roman" w:eastAsiaTheme="minorEastAsia" w:hAnsi="Times New Roman"/>
                <w:color w:val="000000"/>
              </w:rPr>
            </w:pPr>
            <w:r>
              <w:rPr>
                <w:rFonts w:ascii="Times New Roman" w:eastAsiaTheme="minorEastAsia" w:hAnsi="Times New Roman"/>
                <w:color w:val="000000"/>
              </w:rPr>
              <w:t>Immunis: A Holistic Model</w:t>
            </w:r>
          </w:p>
        </w:tc>
        <w:tc>
          <w:tcPr>
            <w:tcW w:w="1278" w:type="dxa"/>
          </w:tcPr>
          <w:p w:rsidR="00712848" w:rsidRPr="00712848" w:rsidRDefault="00B558B6" w:rsidP="00BC5CB8">
            <w:pPr>
              <w:spacing w:line="360" w:lineRule="auto"/>
              <w:contextualSpacing/>
              <w:jc w:val="right"/>
              <w:rPr>
                <w:rFonts w:ascii="Times New Roman" w:eastAsiaTheme="minorEastAsia" w:hAnsi="Times New Roman"/>
                <w:color w:val="000000"/>
              </w:rPr>
            </w:pPr>
            <w:r>
              <w:rPr>
                <w:rFonts w:ascii="Times New Roman" w:eastAsiaTheme="minorEastAsia" w:hAnsi="Times New Roman"/>
                <w:color w:val="000000"/>
              </w:rPr>
              <w:t>28</w:t>
            </w:r>
          </w:p>
        </w:tc>
      </w:tr>
      <w:tr w:rsidR="003F7729">
        <w:tc>
          <w:tcPr>
            <w:tcW w:w="7578" w:type="dxa"/>
          </w:tcPr>
          <w:p w:rsidR="003F7729" w:rsidRDefault="00485070" w:rsidP="00BC5CB8">
            <w:pPr>
              <w:spacing w:line="360" w:lineRule="auto"/>
              <w:contextualSpacing/>
              <w:rPr>
                <w:rFonts w:ascii="Times New Roman" w:eastAsiaTheme="minorEastAsia" w:hAnsi="Times New Roman"/>
                <w:color w:val="000000"/>
              </w:rPr>
            </w:pPr>
            <w:r>
              <w:rPr>
                <w:rFonts w:ascii="Times New Roman" w:eastAsiaTheme="minorEastAsia" w:hAnsi="Times New Roman"/>
                <w:color w:val="000000"/>
              </w:rPr>
              <w:t>For the Kids</w:t>
            </w:r>
          </w:p>
        </w:tc>
        <w:tc>
          <w:tcPr>
            <w:tcW w:w="1278" w:type="dxa"/>
          </w:tcPr>
          <w:p w:rsidR="003F7729" w:rsidRPr="00712848" w:rsidRDefault="00B558B6" w:rsidP="00BC5CB8">
            <w:pPr>
              <w:spacing w:line="360" w:lineRule="auto"/>
              <w:contextualSpacing/>
              <w:jc w:val="right"/>
              <w:rPr>
                <w:rFonts w:ascii="Times New Roman" w:eastAsiaTheme="minorEastAsia" w:hAnsi="Times New Roman"/>
                <w:color w:val="000000"/>
              </w:rPr>
            </w:pPr>
            <w:r>
              <w:rPr>
                <w:rFonts w:ascii="Times New Roman" w:eastAsiaTheme="minorEastAsia" w:hAnsi="Times New Roman"/>
                <w:color w:val="000000"/>
              </w:rPr>
              <w:t>30</w:t>
            </w:r>
          </w:p>
        </w:tc>
      </w:tr>
      <w:tr w:rsidR="005415B5">
        <w:tc>
          <w:tcPr>
            <w:tcW w:w="7578" w:type="dxa"/>
          </w:tcPr>
          <w:p w:rsidR="005415B5" w:rsidRPr="00712848" w:rsidRDefault="003F7729" w:rsidP="00BC5CB8">
            <w:pPr>
              <w:spacing w:line="360" w:lineRule="auto"/>
              <w:contextualSpacing/>
              <w:rPr>
                <w:rFonts w:ascii="Times New Roman" w:eastAsiaTheme="minorEastAsia" w:hAnsi="Times New Roman"/>
                <w:color w:val="000000"/>
              </w:rPr>
            </w:pPr>
            <w:r>
              <w:rPr>
                <w:rFonts w:ascii="Times New Roman" w:eastAsiaTheme="minorEastAsia" w:hAnsi="Times New Roman"/>
                <w:color w:val="000000"/>
              </w:rPr>
              <w:t xml:space="preserve">     </w:t>
            </w:r>
            <w:r w:rsidR="005415B5">
              <w:rPr>
                <w:rFonts w:ascii="Times New Roman" w:eastAsiaTheme="minorEastAsia" w:hAnsi="Times New Roman"/>
                <w:color w:val="000000"/>
              </w:rPr>
              <w:t>The Story of the Horseshoe</w:t>
            </w:r>
          </w:p>
        </w:tc>
        <w:tc>
          <w:tcPr>
            <w:tcW w:w="1278" w:type="dxa"/>
          </w:tcPr>
          <w:p w:rsidR="005415B5" w:rsidRPr="00712848" w:rsidRDefault="00B558B6" w:rsidP="00BC5CB8">
            <w:pPr>
              <w:spacing w:line="360" w:lineRule="auto"/>
              <w:contextualSpacing/>
              <w:jc w:val="right"/>
              <w:rPr>
                <w:rFonts w:ascii="Times New Roman" w:eastAsiaTheme="minorEastAsia" w:hAnsi="Times New Roman"/>
                <w:color w:val="000000"/>
              </w:rPr>
            </w:pPr>
            <w:r>
              <w:rPr>
                <w:rFonts w:ascii="Times New Roman" w:eastAsiaTheme="minorEastAsia" w:hAnsi="Times New Roman"/>
                <w:color w:val="000000"/>
              </w:rPr>
              <w:t>32</w:t>
            </w:r>
          </w:p>
        </w:tc>
      </w:tr>
      <w:tr w:rsidR="003F7729">
        <w:tc>
          <w:tcPr>
            <w:tcW w:w="7578" w:type="dxa"/>
          </w:tcPr>
          <w:p w:rsidR="003F7729" w:rsidRDefault="004976F8" w:rsidP="00BC5CB8">
            <w:pPr>
              <w:spacing w:line="360" w:lineRule="auto"/>
              <w:contextualSpacing/>
              <w:rPr>
                <w:rFonts w:ascii="Times New Roman" w:eastAsiaTheme="minorEastAsia" w:hAnsi="Times New Roman"/>
                <w:color w:val="000000"/>
              </w:rPr>
            </w:pPr>
            <w:r>
              <w:rPr>
                <w:rFonts w:ascii="Times New Roman" w:eastAsiaTheme="minorEastAsia" w:hAnsi="Times New Roman"/>
                <w:color w:val="000000"/>
              </w:rPr>
              <w:t xml:space="preserve">     Particle</w:t>
            </w:r>
          </w:p>
        </w:tc>
        <w:tc>
          <w:tcPr>
            <w:tcW w:w="1278" w:type="dxa"/>
          </w:tcPr>
          <w:p w:rsidR="003F7729" w:rsidRPr="00712848" w:rsidRDefault="00B558B6" w:rsidP="00BC5CB8">
            <w:pPr>
              <w:spacing w:line="360" w:lineRule="auto"/>
              <w:contextualSpacing/>
              <w:jc w:val="right"/>
              <w:rPr>
                <w:rFonts w:ascii="Times New Roman" w:eastAsiaTheme="minorEastAsia" w:hAnsi="Times New Roman"/>
                <w:color w:val="000000"/>
              </w:rPr>
            </w:pPr>
            <w:r>
              <w:rPr>
                <w:rFonts w:ascii="Times New Roman" w:eastAsiaTheme="minorEastAsia" w:hAnsi="Times New Roman"/>
                <w:color w:val="000000"/>
              </w:rPr>
              <w:t>34</w:t>
            </w:r>
          </w:p>
        </w:tc>
      </w:tr>
      <w:tr w:rsidR="005415B5">
        <w:tc>
          <w:tcPr>
            <w:tcW w:w="7578" w:type="dxa"/>
          </w:tcPr>
          <w:p w:rsidR="005415B5" w:rsidRPr="00712848" w:rsidRDefault="005415B5" w:rsidP="00BC5CB8">
            <w:pPr>
              <w:spacing w:line="360" w:lineRule="auto"/>
              <w:contextualSpacing/>
              <w:rPr>
                <w:rFonts w:ascii="Times New Roman" w:eastAsiaTheme="minorEastAsia" w:hAnsi="Times New Roman"/>
                <w:color w:val="000000"/>
              </w:rPr>
            </w:pPr>
            <w:r>
              <w:rPr>
                <w:rFonts w:ascii="Times New Roman" w:eastAsiaTheme="minorEastAsia" w:hAnsi="Times New Roman"/>
                <w:color w:val="000000"/>
              </w:rPr>
              <w:t>Conclusion</w:t>
            </w:r>
          </w:p>
        </w:tc>
        <w:tc>
          <w:tcPr>
            <w:tcW w:w="1278" w:type="dxa"/>
          </w:tcPr>
          <w:p w:rsidR="005415B5" w:rsidRPr="00712848" w:rsidRDefault="00B558B6" w:rsidP="00BC5CB8">
            <w:pPr>
              <w:spacing w:line="360" w:lineRule="auto"/>
              <w:contextualSpacing/>
              <w:jc w:val="right"/>
              <w:rPr>
                <w:rFonts w:ascii="Times New Roman" w:eastAsiaTheme="minorEastAsia" w:hAnsi="Times New Roman"/>
                <w:color w:val="000000"/>
              </w:rPr>
            </w:pPr>
            <w:r>
              <w:rPr>
                <w:rFonts w:ascii="Times New Roman" w:eastAsiaTheme="minorEastAsia" w:hAnsi="Times New Roman"/>
                <w:color w:val="000000"/>
              </w:rPr>
              <w:t>3</w:t>
            </w:r>
            <w:r w:rsidR="006D6B50">
              <w:rPr>
                <w:rFonts w:ascii="Times New Roman" w:eastAsiaTheme="minorEastAsia" w:hAnsi="Times New Roman"/>
                <w:color w:val="000000"/>
              </w:rPr>
              <w:t>7</w:t>
            </w:r>
          </w:p>
        </w:tc>
      </w:tr>
      <w:tr w:rsidR="00BC5CB8">
        <w:tc>
          <w:tcPr>
            <w:tcW w:w="7578" w:type="dxa"/>
          </w:tcPr>
          <w:p w:rsidR="00BC5CB8" w:rsidRDefault="00BC5CB8" w:rsidP="00BC5CB8">
            <w:pPr>
              <w:spacing w:line="360" w:lineRule="auto"/>
              <w:contextualSpacing/>
              <w:rPr>
                <w:rFonts w:ascii="Times New Roman" w:eastAsiaTheme="minorEastAsia" w:hAnsi="Times New Roman"/>
                <w:color w:val="000000"/>
              </w:rPr>
            </w:pPr>
            <w:r>
              <w:rPr>
                <w:rFonts w:ascii="Times New Roman" w:eastAsiaTheme="minorEastAsia" w:hAnsi="Times New Roman"/>
                <w:color w:val="000000"/>
              </w:rPr>
              <w:t>Acknowledgements</w:t>
            </w:r>
          </w:p>
        </w:tc>
        <w:tc>
          <w:tcPr>
            <w:tcW w:w="1278" w:type="dxa"/>
          </w:tcPr>
          <w:p w:rsidR="00BC5CB8" w:rsidRDefault="00BC5CB8" w:rsidP="00BC5CB8">
            <w:pPr>
              <w:spacing w:line="360" w:lineRule="auto"/>
              <w:contextualSpacing/>
              <w:jc w:val="right"/>
              <w:rPr>
                <w:rFonts w:ascii="Times New Roman" w:eastAsiaTheme="minorEastAsia" w:hAnsi="Times New Roman"/>
                <w:color w:val="000000"/>
              </w:rPr>
            </w:pPr>
            <w:r>
              <w:rPr>
                <w:rFonts w:ascii="Times New Roman" w:eastAsiaTheme="minorEastAsia" w:hAnsi="Times New Roman"/>
                <w:color w:val="000000"/>
              </w:rPr>
              <w:t>39</w:t>
            </w:r>
          </w:p>
        </w:tc>
      </w:tr>
      <w:tr w:rsidR="00FF14F7">
        <w:tc>
          <w:tcPr>
            <w:tcW w:w="7578" w:type="dxa"/>
          </w:tcPr>
          <w:p w:rsidR="00FF14F7" w:rsidRDefault="00FF14F7" w:rsidP="00BC5CB8">
            <w:pPr>
              <w:spacing w:line="360" w:lineRule="auto"/>
              <w:contextualSpacing/>
              <w:rPr>
                <w:rFonts w:ascii="Times New Roman" w:eastAsiaTheme="minorEastAsia" w:hAnsi="Times New Roman"/>
                <w:color w:val="000000"/>
              </w:rPr>
            </w:pPr>
            <w:r>
              <w:rPr>
                <w:rFonts w:ascii="Times New Roman" w:eastAsiaTheme="minorEastAsia" w:hAnsi="Times New Roman"/>
                <w:color w:val="000000"/>
              </w:rPr>
              <w:t>References</w:t>
            </w:r>
          </w:p>
        </w:tc>
        <w:tc>
          <w:tcPr>
            <w:tcW w:w="1278" w:type="dxa"/>
          </w:tcPr>
          <w:p w:rsidR="00FF14F7" w:rsidRPr="00712848" w:rsidRDefault="005E194B" w:rsidP="00BC5CB8">
            <w:pPr>
              <w:spacing w:line="360" w:lineRule="auto"/>
              <w:contextualSpacing/>
              <w:jc w:val="right"/>
              <w:rPr>
                <w:rFonts w:ascii="Times New Roman" w:eastAsiaTheme="minorEastAsia" w:hAnsi="Times New Roman"/>
                <w:color w:val="000000"/>
              </w:rPr>
            </w:pPr>
            <w:r>
              <w:rPr>
                <w:rFonts w:ascii="Times New Roman" w:eastAsiaTheme="minorEastAsia" w:hAnsi="Times New Roman"/>
                <w:color w:val="000000"/>
              </w:rPr>
              <w:t>4</w:t>
            </w:r>
            <w:r w:rsidR="00BC5CB8">
              <w:rPr>
                <w:rFonts w:ascii="Times New Roman" w:eastAsiaTheme="minorEastAsia" w:hAnsi="Times New Roman"/>
                <w:color w:val="000000"/>
              </w:rPr>
              <w:t>2</w:t>
            </w:r>
          </w:p>
        </w:tc>
      </w:tr>
      <w:tr w:rsidR="005415B5">
        <w:tc>
          <w:tcPr>
            <w:tcW w:w="7578" w:type="dxa"/>
          </w:tcPr>
          <w:p w:rsidR="005415B5" w:rsidRDefault="00FF14F7" w:rsidP="00BC5CB8">
            <w:pPr>
              <w:spacing w:line="360" w:lineRule="auto"/>
              <w:contextualSpacing/>
              <w:rPr>
                <w:rFonts w:ascii="Times New Roman" w:eastAsiaTheme="minorEastAsia" w:hAnsi="Times New Roman"/>
                <w:color w:val="000000"/>
              </w:rPr>
            </w:pPr>
            <w:r>
              <w:rPr>
                <w:rFonts w:ascii="Times New Roman" w:eastAsiaTheme="minorEastAsia" w:hAnsi="Times New Roman"/>
                <w:color w:val="000000"/>
              </w:rPr>
              <w:t>Appendix I: Immunis Screenshots</w:t>
            </w:r>
          </w:p>
        </w:tc>
        <w:tc>
          <w:tcPr>
            <w:tcW w:w="1278" w:type="dxa"/>
          </w:tcPr>
          <w:p w:rsidR="005415B5" w:rsidRPr="00712848" w:rsidRDefault="003768D3" w:rsidP="00BC5CB8">
            <w:pPr>
              <w:spacing w:line="360" w:lineRule="auto"/>
              <w:contextualSpacing/>
              <w:jc w:val="right"/>
              <w:rPr>
                <w:rFonts w:ascii="Times New Roman" w:eastAsiaTheme="minorEastAsia" w:hAnsi="Times New Roman"/>
                <w:color w:val="000000"/>
              </w:rPr>
            </w:pPr>
            <w:r>
              <w:rPr>
                <w:rFonts w:ascii="Times New Roman" w:eastAsiaTheme="minorEastAsia" w:hAnsi="Times New Roman"/>
                <w:color w:val="000000"/>
              </w:rPr>
              <w:t>4</w:t>
            </w:r>
            <w:r w:rsidR="00BC5CB8">
              <w:rPr>
                <w:rFonts w:ascii="Times New Roman" w:eastAsiaTheme="minorEastAsia" w:hAnsi="Times New Roman"/>
                <w:color w:val="000000"/>
              </w:rPr>
              <w:t>9</w:t>
            </w:r>
          </w:p>
        </w:tc>
      </w:tr>
    </w:tbl>
    <w:p w:rsidR="00EC23A4" w:rsidRPr="00EC23A4" w:rsidRDefault="007A2DD2" w:rsidP="00712848">
      <w:pPr>
        <w:spacing w:line="480" w:lineRule="auto"/>
        <w:contextualSpacing/>
        <w:jc w:val="center"/>
        <w:rPr>
          <w:rFonts w:ascii="Times New Roman" w:eastAsiaTheme="minorEastAsia" w:hAnsi="Times New Roman"/>
          <w:b/>
          <w:color w:val="000000"/>
        </w:rPr>
      </w:pPr>
      <w:r w:rsidRPr="00712848">
        <w:rPr>
          <w:rFonts w:ascii="Times New Roman" w:eastAsiaTheme="minorEastAsia" w:hAnsi="Times New Roman"/>
          <w:b/>
          <w:color w:val="000000"/>
          <w:u w:val="single"/>
        </w:rPr>
        <w:br w:type="column"/>
      </w:r>
      <w:r w:rsidR="00EC23A4">
        <w:rPr>
          <w:rFonts w:ascii="Times New Roman" w:eastAsiaTheme="minorEastAsia" w:hAnsi="Times New Roman"/>
          <w:b/>
          <w:color w:val="000000"/>
        </w:rPr>
        <w:t>Thesis Summary</w:t>
      </w:r>
    </w:p>
    <w:p w:rsidR="005E194B" w:rsidRDefault="005E194B" w:rsidP="005E194B">
      <w:pPr>
        <w:spacing w:line="480" w:lineRule="auto"/>
        <w:contextualSpacing/>
        <w:rPr>
          <w:rFonts w:ascii="Times New Roman" w:eastAsiaTheme="minorEastAsia" w:hAnsi="Times New Roman"/>
          <w:color w:val="000000"/>
        </w:rPr>
      </w:pPr>
      <w:r>
        <w:rPr>
          <w:rFonts w:ascii="Times New Roman" w:eastAsiaTheme="minorEastAsia" w:hAnsi="Times New Roman"/>
          <w:color w:val="000000"/>
        </w:rPr>
        <w:tab/>
      </w:r>
      <w:r w:rsidR="008552E3">
        <w:rPr>
          <w:rFonts w:ascii="Times New Roman" w:eastAsiaTheme="minorEastAsia" w:hAnsi="Times New Roman"/>
          <w:color w:val="000000"/>
        </w:rPr>
        <w:t>Games</w:t>
      </w:r>
      <w:r>
        <w:rPr>
          <w:rFonts w:ascii="Times New Roman" w:eastAsiaTheme="minorEastAsia" w:hAnsi="Times New Roman"/>
          <w:color w:val="000000"/>
        </w:rPr>
        <w:t xml:space="preserve"> and play </w:t>
      </w:r>
      <w:r w:rsidR="008552E3">
        <w:rPr>
          <w:rFonts w:ascii="Times New Roman" w:eastAsiaTheme="minorEastAsia" w:hAnsi="Times New Roman"/>
          <w:color w:val="000000"/>
        </w:rPr>
        <w:t>coalesce</w:t>
      </w:r>
      <w:r w:rsidR="001F4CD1">
        <w:rPr>
          <w:rFonts w:ascii="Times New Roman" w:eastAsiaTheme="minorEastAsia" w:hAnsi="Times New Roman"/>
          <w:color w:val="000000"/>
        </w:rPr>
        <w:t xml:space="preserve"> with humanity and </w:t>
      </w:r>
      <w:r w:rsidR="008552E3">
        <w:rPr>
          <w:rFonts w:ascii="Times New Roman" w:eastAsiaTheme="minorEastAsia" w:hAnsi="Times New Roman"/>
          <w:color w:val="000000"/>
        </w:rPr>
        <w:t>illuminate</w:t>
      </w:r>
      <w:r w:rsidR="001F4CD1">
        <w:rPr>
          <w:rFonts w:ascii="Times New Roman" w:eastAsiaTheme="minorEastAsia" w:hAnsi="Times New Roman"/>
          <w:color w:val="000000"/>
        </w:rPr>
        <w:t xml:space="preserve"> life</w:t>
      </w:r>
      <w:r>
        <w:rPr>
          <w:rFonts w:ascii="Times New Roman" w:eastAsiaTheme="minorEastAsia" w:hAnsi="Times New Roman"/>
          <w:color w:val="000000"/>
        </w:rPr>
        <w:t xml:space="preserve">. </w:t>
      </w:r>
      <w:r w:rsidR="00EF44B5">
        <w:rPr>
          <w:rFonts w:ascii="Times New Roman" w:eastAsiaTheme="minorEastAsia" w:hAnsi="Times New Roman"/>
          <w:color w:val="000000"/>
        </w:rPr>
        <w:t>Through</w:t>
      </w:r>
      <w:r w:rsidR="001F4CD1">
        <w:rPr>
          <w:rFonts w:ascii="Times New Roman" w:eastAsiaTheme="minorEastAsia" w:hAnsi="Times New Roman"/>
          <w:color w:val="000000"/>
        </w:rPr>
        <w:t xml:space="preserve"> technological advancements, </w:t>
      </w:r>
      <w:r w:rsidR="00EF44B5">
        <w:rPr>
          <w:rFonts w:ascii="Times New Roman" w:eastAsiaTheme="minorEastAsia" w:hAnsi="Times New Roman"/>
          <w:color w:val="000000"/>
        </w:rPr>
        <w:t xml:space="preserve">games and play have transcended to </w:t>
      </w:r>
      <w:r w:rsidR="001F4CD1">
        <w:rPr>
          <w:rFonts w:ascii="Times New Roman" w:eastAsiaTheme="minorEastAsia" w:hAnsi="Times New Roman"/>
          <w:color w:val="000000"/>
        </w:rPr>
        <w:t>video games and video game play</w:t>
      </w:r>
      <w:r w:rsidR="00EF44B5">
        <w:rPr>
          <w:rFonts w:ascii="Times New Roman" w:eastAsiaTheme="minorEastAsia" w:hAnsi="Times New Roman"/>
          <w:color w:val="000000"/>
        </w:rPr>
        <w:t>, which</w:t>
      </w:r>
      <w:r w:rsidR="001F4CD1">
        <w:rPr>
          <w:rFonts w:ascii="Times New Roman" w:eastAsiaTheme="minorEastAsia" w:hAnsi="Times New Roman"/>
          <w:color w:val="000000"/>
        </w:rPr>
        <w:t xml:space="preserve"> </w:t>
      </w:r>
      <w:r w:rsidR="00944DA7">
        <w:rPr>
          <w:rFonts w:ascii="Times New Roman" w:eastAsiaTheme="minorEastAsia" w:hAnsi="Times New Roman"/>
          <w:color w:val="000000"/>
        </w:rPr>
        <w:t xml:space="preserve">have become </w:t>
      </w:r>
      <w:r w:rsidR="001F4CD1">
        <w:rPr>
          <w:rFonts w:ascii="Times New Roman" w:eastAsiaTheme="minorEastAsia" w:hAnsi="Times New Roman"/>
          <w:color w:val="000000"/>
        </w:rPr>
        <w:t>cultural titans</w:t>
      </w:r>
      <w:r w:rsidR="00EF44B5">
        <w:rPr>
          <w:rFonts w:ascii="Times New Roman" w:eastAsiaTheme="minorEastAsia" w:hAnsi="Times New Roman"/>
          <w:color w:val="000000"/>
        </w:rPr>
        <w:t xml:space="preserve"> in their own right</w:t>
      </w:r>
      <w:r w:rsidR="001F4CD1">
        <w:rPr>
          <w:rFonts w:ascii="Times New Roman" w:eastAsiaTheme="minorEastAsia" w:hAnsi="Times New Roman"/>
          <w:color w:val="000000"/>
        </w:rPr>
        <w:t xml:space="preserve">. Video games </w:t>
      </w:r>
      <w:r w:rsidR="00D17FAF">
        <w:rPr>
          <w:rFonts w:ascii="Times New Roman" w:eastAsiaTheme="minorEastAsia" w:hAnsi="Times New Roman"/>
          <w:color w:val="000000"/>
        </w:rPr>
        <w:t>are played at home, in society, and on the go—they’re everywhere</w:t>
      </w:r>
      <w:r>
        <w:rPr>
          <w:rFonts w:ascii="Times New Roman" w:eastAsiaTheme="minorEastAsia" w:hAnsi="Times New Roman"/>
          <w:color w:val="000000"/>
        </w:rPr>
        <w:t xml:space="preserve">. </w:t>
      </w:r>
      <w:r w:rsidR="002B20D1">
        <w:rPr>
          <w:rFonts w:ascii="Times New Roman" w:eastAsiaTheme="minorEastAsia" w:hAnsi="Times New Roman"/>
          <w:color w:val="000000"/>
        </w:rPr>
        <w:t>During</w:t>
      </w:r>
      <w:r w:rsidR="001F4CD1">
        <w:rPr>
          <w:rFonts w:ascii="Times New Roman" w:eastAsiaTheme="minorEastAsia" w:hAnsi="Times New Roman"/>
          <w:color w:val="000000"/>
        </w:rPr>
        <w:t xml:space="preserve"> their </w:t>
      </w:r>
      <w:r w:rsidR="00944DA7">
        <w:rPr>
          <w:rFonts w:ascii="Times New Roman" w:eastAsiaTheme="minorEastAsia" w:hAnsi="Times New Roman"/>
          <w:color w:val="000000"/>
        </w:rPr>
        <w:t>development</w:t>
      </w:r>
      <w:r w:rsidR="001F4CD1">
        <w:rPr>
          <w:rFonts w:ascii="Times New Roman" w:eastAsiaTheme="minorEastAsia" w:hAnsi="Times New Roman"/>
          <w:color w:val="000000"/>
        </w:rPr>
        <w:t xml:space="preserve">, video games united with education to improve the quality of </w:t>
      </w:r>
      <w:r>
        <w:rPr>
          <w:rFonts w:ascii="Times New Roman" w:eastAsiaTheme="minorEastAsia" w:hAnsi="Times New Roman"/>
          <w:color w:val="000000"/>
        </w:rPr>
        <w:t xml:space="preserve">the human experience. </w:t>
      </w:r>
      <w:r w:rsidR="001F4CD1">
        <w:rPr>
          <w:rFonts w:ascii="Times New Roman" w:eastAsiaTheme="minorEastAsia" w:hAnsi="Times New Roman"/>
          <w:color w:val="000000"/>
        </w:rPr>
        <w:t>Video game designers</w:t>
      </w:r>
      <w:r w:rsidR="00EF44B5">
        <w:rPr>
          <w:rFonts w:ascii="Times New Roman" w:eastAsiaTheme="minorEastAsia" w:hAnsi="Times New Roman"/>
          <w:color w:val="000000"/>
        </w:rPr>
        <w:t>,</w:t>
      </w:r>
      <w:r w:rsidR="001F4CD1">
        <w:rPr>
          <w:rFonts w:ascii="Times New Roman" w:eastAsiaTheme="minorEastAsia" w:hAnsi="Times New Roman"/>
          <w:color w:val="000000"/>
        </w:rPr>
        <w:t xml:space="preserve"> educational researchers</w:t>
      </w:r>
      <w:r w:rsidR="00EF44B5">
        <w:rPr>
          <w:rFonts w:ascii="Times New Roman" w:eastAsiaTheme="minorEastAsia" w:hAnsi="Times New Roman"/>
          <w:color w:val="000000"/>
        </w:rPr>
        <w:t>, and scientists from various fields</w:t>
      </w:r>
      <w:r w:rsidR="001F4CD1">
        <w:rPr>
          <w:rFonts w:ascii="Times New Roman" w:eastAsiaTheme="minorEastAsia" w:hAnsi="Times New Roman"/>
          <w:color w:val="000000"/>
        </w:rPr>
        <w:t xml:space="preserve"> have </w:t>
      </w:r>
      <w:r w:rsidR="00DD3DA8">
        <w:rPr>
          <w:rFonts w:ascii="Times New Roman" w:eastAsiaTheme="minorEastAsia" w:hAnsi="Times New Roman"/>
          <w:color w:val="000000"/>
        </w:rPr>
        <w:t xml:space="preserve">examined video games and video game play to understand their intelligibility and to </w:t>
      </w:r>
      <w:r w:rsidR="002B20D1">
        <w:rPr>
          <w:rFonts w:ascii="Times New Roman" w:eastAsiaTheme="minorEastAsia" w:hAnsi="Times New Roman"/>
          <w:color w:val="000000"/>
        </w:rPr>
        <w:t>use</w:t>
      </w:r>
      <w:r w:rsidR="00DD3DA8">
        <w:rPr>
          <w:rFonts w:ascii="Times New Roman" w:eastAsiaTheme="minorEastAsia" w:hAnsi="Times New Roman"/>
          <w:color w:val="000000"/>
        </w:rPr>
        <w:t xml:space="preserve"> their instrumentality</w:t>
      </w:r>
      <w:r>
        <w:rPr>
          <w:rFonts w:ascii="Times New Roman" w:eastAsiaTheme="minorEastAsia" w:hAnsi="Times New Roman"/>
          <w:color w:val="000000"/>
        </w:rPr>
        <w:t>.</w:t>
      </w:r>
      <w:r w:rsidR="00DD3DA8">
        <w:rPr>
          <w:rFonts w:ascii="Times New Roman" w:eastAsiaTheme="minorEastAsia" w:hAnsi="Times New Roman"/>
          <w:color w:val="000000"/>
        </w:rPr>
        <w:t xml:space="preserve"> A new development in video game design and research—holistic gaming—has joined the battle.</w:t>
      </w:r>
      <w:r>
        <w:rPr>
          <w:rFonts w:ascii="Times New Roman" w:eastAsiaTheme="minorEastAsia" w:hAnsi="Times New Roman"/>
          <w:color w:val="000000"/>
        </w:rPr>
        <w:t xml:space="preserve"> By quantitatively measuring and identifying</w:t>
      </w:r>
      <w:r w:rsidR="00DD3DA8">
        <w:rPr>
          <w:rFonts w:ascii="Times New Roman" w:eastAsiaTheme="minorEastAsia" w:hAnsi="Times New Roman"/>
          <w:color w:val="000000"/>
        </w:rPr>
        <w:t xml:space="preserve"> the affect</w:t>
      </w:r>
      <w:r>
        <w:rPr>
          <w:rFonts w:ascii="Times New Roman" w:eastAsiaTheme="minorEastAsia" w:hAnsi="Times New Roman"/>
          <w:color w:val="000000"/>
        </w:rPr>
        <w:t xml:space="preserve"> vide</w:t>
      </w:r>
      <w:r w:rsidR="00DD3DA8">
        <w:rPr>
          <w:rFonts w:ascii="Times New Roman" w:eastAsiaTheme="minorEastAsia" w:hAnsi="Times New Roman"/>
          <w:color w:val="000000"/>
        </w:rPr>
        <w:t xml:space="preserve">o game elements have </w:t>
      </w:r>
      <w:r>
        <w:rPr>
          <w:rFonts w:ascii="Times New Roman" w:eastAsiaTheme="minorEastAsia" w:hAnsi="Times New Roman"/>
          <w:color w:val="000000"/>
        </w:rPr>
        <w:t xml:space="preserve">on physical and psychological processes, game engineers can design innovative experiences that address a plethora of problems, phenomena, and people. </w:t>
      </w:r>
    </w:p>
    <w:p w:rsidR="005E194B" w:rsidRDefault="005E194B" w:rsidP="005E194B">
      <w:pPr>
        <w:spacing w:line="480" w:lineRule="auto"/>
        <w:contextualSpacing/>
        <w:rPr>
          <w:rFonts w:ascii="Times New Roman" w:eastAsiaTheme="minorEastAsia" w:hAnsi="Times New Roman"/>
          <w:color w:val="000000"/>
        </w:rPr>
      </w:pPr>
      <w:r>
        <w:rPr>
          <w:rFonts w:ascii="Times New Roman" w:eastAsiaTheme="minorEastAsia" w:hAnsi="Times New Roman"/>
          <w:color w:val="000000"/>
        </w:rPr>
        <w:tab/>
        <w:t xml:space="preserve">Video games and video game play have measurable effects. Video games produce cognitive improvements, e.g. visual attention processes, as well as physical changes, such as the brain areas responsible for processing and learning. However, video games also produce impairments that cause </w:t>
      </w:r>
      <w:r w:rsidR="002B20D1">
        <w:rPr>
          <w:rFonts w:ascii="Times New Roman" w:eastAsiaTheme="minorEastAsia" w:hAnsi="Times New Roman"/>
          <w:color w:val="000000"/>
        </w:rPr>
        <w:t>mental</w:t>
      </w:r>
      <w:r>
        <w:rPr>
          <w:rFonts w:ascii="Times New Roman" w:eastAsiaTheme="minorEastAsia" w:hAnsi="Times New Roman"/>
          <w:color w:val="000000"/>
        </w:rPr>
        <w:t xml:space="preserve"> deficits, e.g. inhibition and decision-making skills, from </w:t>
      </w:r>
      <w:r w:rsidR="002B20D1">
        <w:rPr>
          <w:rFonts w:ascii="Times New Roman" w:eastAsiaTheme="minorEastAsia" w:hAnsi="Times New Roman"/>
          <w:color w:val="000000"/>
        </w:rPr>
        <w:t>physiological</w:t>
      </w:r>
      <w:r>
        <w:rPr>
          <w:rFonts w:ascii="Times New Roman" w:eastAsiaTheme="minorEastAsia" w:hAnsi="Times New Roman"/>
          <w:color w:val="000000"/>
        </w:rPr>
        <w:t xml:space="preserve"> effects, i.e. prolonged stress mechanisms. </w:t>
      </w:r>
      <w:r w:rsidR="00DD3DA8">
        <w:rPr>
          <w:rFonts w:ascii="Times New Roman" w:eastAsiaTheme="minorEastAsia" w:hAnsi="Times New Roman"/>
          <w:color w:val="000000"/>
        </w:rPr>
        <w:t>Holistic gaming recognizes both positive and negative aspects of video game play, and it works to design games that reinforce positive</w:t>
      </w:r>
      <w:r w:rsidR="00011BFB">
        <w:rPr>
          <w:rFonts w:ascii="Times New Roman" w:eastAsiaTheme="minorEastAsia" w:hAnsi="Times New Roman"/>
          <w:color w:val="000000"/>
        </w:rPr>
        <w:t xml:space="preserve"> effects</w:t>
      </w:r>
      <w:r w:rsidR="00DD3DA8">
        <w:rPr>
          <w:rFonts w:ascii="Times New Roman" w:eastAsiaTheme="minorEastAsia" w:hAnsi="Times New Roman"/>
          <w:color w:val="000000"/>
        </w:rPr>
        <w:t xml:space="preserve"> while minimizing the negative</w:t>
      </w:r>
      <w:r w:rsidR="00011BFB">
        <w:rPr>
          <w:rFonts w:ascii="Times New Roman" w:eastAsiaTheme="minorEastAsia" w:hAnsi="Times New Roman"/>
          <w:color w:val="000000"/>
        </w:rPr>
        <w:t xml:space="preserve"> effects</w:t>
      </w:r>
      <w:r>
        <w:rPr>
          <w:rFonts w:ascii="Times New Roman" w:eastAsiaTheme="minorEastAsia" w:hAnsi="Times New Roman"/>
          <w:color w:val="000000"/>
        </w:rPr>
        <w:t>.</w:t>
      </w:r>
    </w:p>
    <w:p w:rsidR="005E194B" w:rsidRDefault="005E194B" w:rsidP="005E194B">
      <w:pPr>
        <w:spacing w:line="480" w:lineRule="auto"/>
        <w:contextualSpacing/>
        <w:rPr>
          <w:rFonts w:ascii="Times New Roman" w:eastAsiaTheme="minorEastAsia" w:hAnsi="Times New Roman"/>
          <w:color w:val="000000"/>
        </w:rPr>
      </w:pPr>
      <w:r>
        <w:rPr>
          <w:rFonts w:ascii="Times New Roman" w:eastAsiaTheme="minorEastAsia" w:hAnsi="Times New Roman"/>
          <w:color w:val="000000"/>
        </w:rPr>
        <w:tab/>
      </w:r>
      <w:r w:rsidR="00146F5C">
        <w:rPr>
          <w:rFonts w:ascii="Times New Roman" w:eastAsiaTheme="minorEastAsia" w:hAnsi="Times New Roman"/>
          <w:color w:val="000000"/>
        </w:rPr>
        <w:t>Various r</w:t>
      </w:r>
      <w:r w:rsidR="000430A1" w:rsidRPr="00146F5C">
        <w:rPr>
          <w:rFonts w:ascii="Times New Roman" w:eastAsiaTheme="minorEastAsia" w:hAnsi="Times New Roman"/>
          <w:color w:val="000000"/>
        </w:rPr>
        <w:t xml:space="preserve">esearch indicates that video games help </w:t>
      </w:r>
      <w:r w:rsidRPr="00146F5C">
        <w:rPr>
          <w:rFonts w:ascii="Times New Roman" w:eastAsiaTheme="minorEastAsia" w:hAnsi="Times New Roman"/>
          <w:color w:val="000000"/>
        </w:rPr>
        <w:t>prevent the o</w:t>
      </w:r>
      <w:r w:rsidR="00805BFF" w:rsidRPr="00146F5C">
        <w:rPr>
          <w:rFonts w:ascii="Times New Roman" w:eastAsiaTheme="minorEastAsia" w:hAnsi="Times New Roman"/>
          <w:color w:val="000000"/>
        </w:rPr>
        <w:t>nset of neurological disorders,</w:t>
      </w:r>
      <w:r w:rsidR="001C2258" w:rsidRPr="00146F5C">
        <w:rPr>
          <w:rFonts w:ascii="Times New Roman" w:eastAsiaTheme="minorEastAsia" w:hAnsi="Times New Roman"/>
          <w:color w:val="000000"/>
        </w:rPr>
        <w:t xml:space="preserve"> correct</w:t>
      </w:r>
      <w:r w:rsidR="000430A1" w:rsidRPr="00146F5C">
        <w:rPr>
          <w:rFonts w:ascii="Times New Roman" w:eastAsiaTheme="minorEastAsia" w:hAnsi="Times New Roman"/>
          <w:color w:val="000000"/>
        </w:rPr>
        <w:t xml:space="preserve"> </w:t>
      </w:r>
      <w:r w:rsidRPr="00146F5C">
        <w:rPr>
          <w:rFonts w:ascii="Times New Roman" w:eastAsiaTheme="minorEastAsia" w:hAnsi="Times New Roman"/>
          <w:color w:val="000000"/>
        </w:rPr>
        <w:t xml:space="preserve">impairments, and </w:t>
      </w:r>
      <w:r w:rsidR="000430A1" w:rsidRPr="00146F5C">
        <w:rPr>
          <w:rFonts w:ascii="Times New Roman" w:eastAsiaTheme="minorEastAsia" w:hAnsi="Times New Roman"/>
          <w:color w:val="000000"/>
        </w:rPr>
        <w:t xml:space="preserve">adjust </w:t>
      </w:r>
      <w:r w:rsidR="001C2258" w:rsidRPr="00146F5C">
        <w:rPr>
          <w:rFonts w:ascii="Times New Roman" w:eastAsiaTheme="minorEastAsia" w:hAnsi="Times New Roman"/>
          <w:color w:val="000000"/>
        </w:rPr>
        <w:t>behavior</w:t>
      </w:r>
      <w:r w:rsidR="001C2258">
        <w:rPr>
          <w:rFonts w:ascii="Times New Roman" w:eastAsiaTheme="minorEastAsia" w:hAnsi="Times New Roman"/>
          <w:color w:val="000000"/>
        </w:rPr>
        <w:t xml:space="preserve"> as well as</w:t>
      </w:r>
      <w:r>
        <w:rPr>
          <w:rFonts w:ascii="Times New Roman" w:eastAsiaTheme="minorEastAsia" w:hAnsi="Times New Roman"/>
          <w:color w:val="000000"/>
        </w:rPr>
        <w:t xml:space="preserve"> treat physical problems brought about by accidents and illnesses. Depending on the condition, video games can be designed for a specif</w:t>
      </w:r>
      <w:r w:rsidR="001C2258">
        <w:rPr>
          <w:rFonts w:ascii="Times New Roman" w:eastAsiaTheme="minorEastAsia" w:hAnsi="Times New Roman"/>
          <w:color w:val="000000"/>
        </w:rPr>
        <w:t>ic circumstance or individual. Th</w:t>
      </w:r>
      <w:r>
        <w:rPr>
          <w:rFonts w:ascii="Times New Roman" w:eastAsiaTheme="minorEastAsia" w:hAnsi="Times New Roman"/>
          <w:color w:val="000000"/>
        </w:rPr>
        <w:t xml:space="preserve">ey serve as useful tools to educate and train professionals. Whether medical, military, or </w:t>
      </w:r>
      <w:r w:rsidR="00EF44B5">
        <w:rPr>
          <w:rFonts w:ascii="Times New Roman" w:eastAsiaTheme="minorEastAsia" w:hAnsi="Times New Roman"/>
          <w:color w:val="000000"/>
        </w:rPr>
        <w:t>any other profession</w:t>
      </w:r>
      <w:r>
        <w:rPr>
          <w:rFonts w:ascii="Times New Roman" w:eastAsiaTheme="minorEastAsia" w:hAnsi="Times New Roman"/>
          <w:color w:val="000000"/>
        </w:rPr>
        <w:t xml:space="preserve">, individuals can benefit from video game simulator training on various levels. As well, </w:t>
      </w:r>
      <w:r w:rsidR="000430A1">
        <w:rPr>
          <w:rFonts w:ascii="Times New Roman" w:eastAsiaTheme="minorEastAsia" w:hAnsi="Times New Roman"/>
          <w:color w:val="000000"/>
        </w:rPr>
        <w:t xml:space="preserve">the purposeful design and creation of </w:t>
      </w:r>
      <w:r>
        <w:rPr>
          <w:rFonts w:ascii="Times New Roman" w:eastAsiaTheme="minorEastAsia" w:hAnsi="Times New Roman"/>
          <w:color w:val="000000"/>
        </w:rPr>
        <w:t xml:space="preserve">future video games can serve as powerful pedagogical tools to teach a process, phenomenon, or any particular interest, e.g. an immune response and the immune system. </w:t>
      </w:r>
    </w:p>
    <w:p w:rsidR="005E194B" w:rsidRDefault="005E194B" w:rsidP="005E194B">
      <w:pPr>
        <w:spacing w:line="480" w:lineRule="auto"/>
        <w:contextualSpacing/>
        <w:rPr>
          <w:rFonts w:ascii="Times New Roman" w:eastAsiaTheme="minorEastAsia" w:hAnsi="Times New Roman"/>
          <w:color w:val="000000"/>
        </w:rPr>
      </w:pPr>
      <w:r>
        <w:rPr>
          <w:rFonts w:ascii="Times New Roman" w:eastAsiaTheme="minorEastAsia" w:hAnsi="Times New Roman"/>
          <w:color w:val="000000"/>
        </w:rPr>
        <w:tab/>
        <w:t xml:space="preserve">Through holistic gaming, </w:t>
      </w:r>
      <w:r w:rsidR="00EA223D">
        <w:rPr>
          <w:rFonts w:ascii="Times New Roman" w:eastAsiaTheme="minorEastAsia" w:hAnsi="Times New Roman"/>
          <w:color w:val="000000"/>
        </w:rPr>
        <w:t>video game research and design</w:t>
      </w:r>
      <w:r>
        <w:rPr>
          <w:rFonts w:ascii="Times New Roman" w:eastAsiaTheme="minorEastAsia" w:hAnsi="Times New Roman"/>
          <w:color w:val="000000"/>
        </w:rPr>
        <w:t xml:space="preserve"> can imp</w:t>
      </w:r>
      <w:r w:rsidR="00DB3316">
        <w:rPr>
          <w:rFonts w:ascii="Times New Roman" w:eastAsiaTheme="minorEastAsia" w:hAnsi="Times New Roman"/>
          <w:color w:val="000000"/>
        </w:rPr>
        <w:t>rove the quality of our world</w:t>
      </w:r>
      <w:r>
        <w:rPr>
          <w:rFonts w:ascii="Times New Roman" w:eastAsiaTheme="minorEastAsia" w:hAnsi="Times New Roman"/>
          <w:color w:val="000000"/>
        </w:rPr>
        <w:t xml:space="preserve">. There are </w:t>
      </w:r>
      <w:r w:rsidR="00764764">
        <w:rPr>
          <w:rFonts w:ascii="Times New Roman" w:eastAsiaTheme="minorEastAsia" w:hAnsi="Times New Roman"/>
          <w:color w:val="000000"/>
        </w:rPr>
        <w:t>a number of</w:t>
      </w:r>
      <w:r>
        <w:rPr>
          <w:rFonts w:ascii="Times New Roman" w:eastAsiaTheme="minorEastAsia" w:hAnsi="Times New Roman"/>
          <w:color w:val="000000"/>
        </w:rPr>
        <w:t xml:space="preserve"> ways holistic gaming will develop and grow, and the most fruitful endeavor will involve a complete systems learning game. By increasing the quality and quantity of our educational system, </w:t>
      </w:r>
      <w:r w:rsidR="000B6154">
        <w:rPr>
          <w:rFonts w:ascii="Times New Roman" w:eastAsiaTheme="minorEastAsia" w:hAnsi="Times New Roman"/>
          <w:color w:val="000000"/>
        </w:rPr>
        <w:t>video games and video game play</w:t>
      </w:r>
      <w:r>
        <w:rPr>
          <w:rFonts w:ascii="Times New Roman" w:eastAsiaTheme="minorEastAsia" w:hAnsi="Times New Roman"/>
          <w:color w:val="000000"/>
        </w:rPr>
        <w:t xml:space="preserve"> </w:t>
      </w:r>
      <w:r w:rsidR="000B6154">
        <w:rPr>
          <w:rFonts w:ascii="Times New Roman" w:eastAsiaTheme="minorEastAsia" w:hAnsi="Times New Roman"/>
          <w:color w:val="000000"/>
        </w:rPr>
        <w:t xml:space="preserve">provide humanity with the greatest chance </w:t>
      </w:r>
      <w:r>
        <w:rPr>
          <w:rFonts w:ascii="Times New Roman" w:eastAsiaTheme="minorEastAsia" w:hAnsi="Times New Roman"/>
          <w:color w:val="000000"/>
        </w:rPr>
        <w:t xml:space="preserve">to live long and prosper. Holistic gaming </w:t>
      </w:r>
      <w:r w:rsidR="000B6154">
        <w:rPr>
          <w:rFonts w:ascii="Times New Roman" w:eastAsiaTheme="minorEastAsia" w:hAnsi="Times New Roman"/>
          <w:color w:val="000000"/>
        </w:rPr>
        <w:t xml:space="preserve">is </w:t>
      </w:r>
      <w:r>
        <w:rPr>
          <w:rFonts w:ascii="Times New Roman" w:eastAsiaTheme="minorEastAsia" w:hAnsi="Times New Roman"/>
          <w:color w:val="000000"/>
        </w:rPr>
        <w:t>a valuable</w:t>
      </w:r>
      <w:r w:rsidR="000B6154">
        <w:rPr>
          <w:rFonts w:ascii="Times New Roman" w:eastAsiaTheme="minorEastAsia" w:hAnsi="Times New Roman"/>
          <w:color w:val="000000"/>
        </w:rPr>
        <w:t xml:space="preserve"> cornerstone for human growth and development</w:t>
      </w:r>
      <w:r>
        <w:rPr>
          <w:rFonts w:ascii="Times New Roman" w:eastAsiaTheme="minorEastAsia" w:hAnsi="Times New Roman"/>
          <w:color w:val="000000"/>
        </w:rPr>
        <w:t>.</w:t>
      </w:r>
    </w:p>
    <w:p w:rsidR="00B558B6" w:rsidRDefault="00B558B6" w:rsidP="00EC23A4">
      <w:pPr>
        <w:spacing w:line="480" w:lineRule="auto"/>
        <w:contextualSpacing/>
        <w:rPr>
          <w:rFonts w:ascii="Times New Roman" w:eastAsiaTheme="minorEastAsia" w:hAnsi="Times New Roman"/>
          <w:color w:val="000000"/>
        </w:rPr>
      </w:pPr>
      <w:r>
        <w:rPr>
          <w:rFonts w:ascii="Times New Roman" w:eastAsiaTheme="minorEastAsia" w:hAnsi="Times New Roman"/>
          <w:color w:val="000000"/>
        </w:rPr>
        <w:br/>
      </w:r>
    </w:p>
    <w:p w:rsidR="00EC23A4" w:rsidRPr="00EC23A4" w:rsidRDefault="00EC23A4" w:rsidP="00EC23A4">
      <w:pPr>
        <w:spacing w:line="480" w:lineRule="auto"/>
        <w:contextualSpacing/>
        <w:rPr>
          <w:rFonts w:ascii="Times New Roman" w:eastAsiaTheme="minorEastAsia" w:hAnsi="Times New Roman"/>
          <w:color w:val="000000"/>
        </w:rPr>
      </w:pPr>
    </w:p>
    <w:p w:rsidR="00EC23A4" w:rsidRDefault="00EC23A4" w:rsidP="00712848">
      <w:pPr>
        <w:spacing w:line="480" w:lineRule="auto"/>
        <w:contextualSpacing/>
        <w:jc w:val="center"/>
        <w:rPr>
          <w:rFonts w:ascii="Times New Roman" w:eastAsiaTheme="minorEastAsia" w:hAnsi="Times New Roman"/>
          <w:color w:val="000000"/>
        </w:rPr>
      </w:pPr>
      <w:r>
        <w:rPr>
          <w:rFonts w:ascii="Times New Roman" w:eastAsiaTheme="minorEastAsia" w:hAnsi="Times New Roman"/>
          <w:b/>
          <w:color w:val="000000"/>
          <w:u w:val="single"/>
        </w:rPr>
        <w:br w:type="column"/>
      </w:r>
      <w:r>
        <w:rPr>
          <w:rFonts w:ascii="Times New Roman" w:eastAsiaTheme="minorEastAsia" w:hAnsi="Times New Roman"/>
          <w:b/>
          <w:color w:val="000000"/>
        </w:rPr>
        <w:t>Abstract</w:t>
      </w:r>
    </w:p>
    <w:p w:rsidR="00553DE6" w:rsidRDefault="00FA344F" w:rsidP="00EC23A4">
      <w:pPr>
        <w:spacing w:line="480" w:lineRule="auto"/>
        <w:contextualSpacing/>
        <w:rPr>
          <w:rFonts w:ascii="Times New Roman" w:hAnsi="Times New Roman"/>
        </w:rPr>
      </w:pPr>
      <w:r w:rsidRPr="00712848">
        <w:rPr>
          <w:rFonts w:ascii="Times New Roman" w:eastAsiaTheme="minorEastAsia" w:hAnsi="Times New Roman"/>
          <w:color w:val="000000"/>
        </w:rPr>
        <w:t xml:space="preserve">Holistic gaming is </w:t>
      </w:r>
      <w:r w:rsidR="00463692">
        <w:rPr>
          <w:rFonts w:ascii="Times New Roman" w:eastAsiaTheme="minorEastAsia" w:hAnsi="Times New Roman"/>
          <w:color w:val="000000"/>
        </w:rPr>
        <w:t xml:space="preserve">a </w:t>
      </w:r>
      <w:r w:rsidR="00553DE6">
        <w:rPr>
          <w:rFonts w:ascii="Times New Roman" w:eastAsiaTheme="minorEastAsia" w:hAnsi="Times New Roman"/>
          <w:color w:val="000000"/>
        </w:rPr>
        <w:t>game design philosophy that recognizes that video games and video game play produce</w:t>
      </w:r>
      <w:r>
        <w:rPr>
          <w:rFonts w:ascii="Times New Roman" w:eastAsiaTheme="minorEastAsia" w:hAnsi="Times New Roman"/>
          <w:color w:val="000000"/>
        </w:rPr>
        <w:t xml:space="preserve"> physical </w:t>
      </w:r>
      <w:r w:rsidR="00553DE6">
        <w:rPr>
          <w:rFonts w:ascii="Times New Roman" w:eastAsiaTheme="minorEastAsia" w:hAnsi="Times New Roman"/>
          <w:color w:val="000000"/>
        </w:rPr>
        <w:t>as well as</w:t>
      </w:r>
      <w:r>
        <w:rPr>
          <w:rFonts w:ascii="Times New Roman" w:eastAsiaTheme="minorEastAsia" w:hAnsi="Times New Roman"/>
          <w:color w:val="000000"/>
        </w:rPr>
        <w:t xml:space="preserve"> psychological </w:t>
      </w:r>
      <w:r w:rsidRPr="00712848">
        <w:rPr>
          <w:rFonts w:ascii="Times New Roman" w:eastAsiaTheme="minorEastAsia" w:hAnsi="Times New Roman"/>
          <w:color w:val="000000"/>
        </w:rPr>
        <w:t>effects</w:t>
      </w:r>
      <w:r>
        <w:rPr>
          <w:rFonts w:ascii="Times New Roman" w:eastAsiaTheme="minorEastAsia" w:hAnsi="Times New Roman"/>
          <w:color w:val="000000"/>
        </w:rPr>
        <w:t xml:space="preserve">. </w:t>
      </w:r>
      <w:r w:rsidRPr="00712848">
        <w:rPr>
          <w:rFonts w:ascii="Times New Roman" w:eastAsiaTheme="minorEastAsia" w:hAnsi="Times New Roman"/>
          <w:color w:val="000000"/>
        </w:rPr>
        <w:t>Holistic gaming works to understand this relationship between humans, video games, and video game play</w:t>
      </w:r>
      <w:r w:rsidR="00553DE6">
        <w:rPr>
          <w:rFonts w:ascii="Times New Roman" w:eastAsiaTheme="minorEastAsia" w:hAnsi="Times New Roman"/>
          <w:color w:val="000000"/>
        </w:rPr>
        <w:t xml:space="preserve"> in order to design games that facilitate education, research, healthcare, and human development</w:t>
      </w:r>
      <w:r w:rsidRPr="00712848">
        <w:rPr>
          <w:rFonts w:ascii="Times New Roman" w:eastAsiaTheme="minorEastAsia" w:hAnsi="Times New Roman"/>
          <w:color w:val="000000"/>
        </w:rPr>
        <w:t xml:space="preserve">. </w:t>
      </w:r>
      <w:ins w:id="0" w:author="David Corso" w:date="2013-01-26T17:12:00Z">
        <w:r w:rsidR="00A03D00">
          <w:rPr>
            <w:rFonts w:ascii="Times New Roman" w:hAnsi="Times New Roman"/>
          </w:rPr>
          <w:t>Whether they</w:t>
        </w:r>
      </w:ins>
      <w:ins w:id="1" w:author="David Corso" w:date="2013-01-26T17:22:00Z">
        <w:r w:rsidR="00A03D00">
          <w:rPr>
            <w:rFonts w:ascii="Times New Roman" w:hAnsi="Times New Roman"/>
          </w:rPr>
          <w:t>’</w:t>
        </w:r>
      </w:ins>
      <w:ins w:id="2" w:author="David Corso" w:date="2013-01-26T17:12:00Z">
        <w:r w:rsidR="00A03D00">
          <w:rPr>
            <w:rFonts w:ascii="Times New Roman" w:hAnsi="Times New Roman"/>
          </w:rPr>
          <w:t xml:space="preserve">re training doctors or </w:t>
        </w:r>
      </w:ins>
      <w:ins w:id="3" w:author="David Corso" w:date="2013-01-26T17:13:00Z">
        <w:r w:rsidR="00A03D00">
          <w:rPr>
            <w:rFonts w:ascii="Times New Roman" w:hAnsi="Times New Roman"/>
          </w:rPr>
          <w:t>offsetting Alzheimer</w:t>
        </w:r>
      </w:ins>
      <w:ins w:id="4" w:author="David Corso" w:date="2013-01-26T17:14:00Z">
        <w:r w:rsidR="00A03D00">
          <w:rPr>
            <w:rFonts w:ascii="Times New Roman" w:hAnsi="Times New Roman"/>
          </w:rPr>
          <w:t>’s disease, video games</w:t>
        </w:r>
      </w:ins>
      <w:ins w:id="5" w:author="David Corso" w:date="2013-01-26T17:13:00Z">
        <w:r w:rsidR="00A03D00">
          <w:rPr>
            <w:rFonts w:ascii="Times New Roman" w:hAnsi="Times New Roman"/>
          </w:rPr>
          <w:t xml:space="preserve"> </w:t>
        </w:r>
      </w:ins>
      <w:ins w:id="6" w:author="David Corso" w:date="2013-01-26T17:14:00Z">
        <w:r w:rsidR="00A03D00">
          <w:rPr>
            <w:rFonts w:ascii="Times New Roman" w:hAnsi="Times New Roman"/>
          </w:rPr>
          <w:t xml:space="preserve">can </w:t>
        </w:r>
      </w:ins>
      <w:ins w:id="7" w:author="David Corso" w:date="2013-01-26T17:00:00Z">
        <w:r w:rsidR="00A03D00">
          <w:rPr>
            <w:rFonts w:ascii="Times New Roman" w:hAnsi="Times New Roman"/>
          </w:rPr>
          <w:t>exercise</w:t>
        </w:r>
      </w:ins>
      <w:ins w:id="8" w:author="David Corso" w:date="2013-01-26T17:01:00Z">
        <w:r w:rsidR="00A03D00">
          <w:rPr>
            <w:rFonts w:ascii="Times New Roman" w:hAnsi="Times New Roman"/>
          </w:rPr>
          <w:t xml:space="preserve"> both mental and physical</w:t>
        </w:r>
      </w:ins>
      <w:ins w:id="9" w:author="David Corso" w:date="2013-01-26T17:14:00Z">
        <w:r w:rsidR="00A03D00">
          <w:rPr>
            <w:rFonts w:ascii="Times New Roman" w:hAnsi="Times New Roman"/>
          </w:rPr>
          <w:t xml:space="preserve"> </w:t>
        </w:r>
      </w:ins>
      <w:ins w:id="10" w:author="David Corso" w:date="2013-01-26T17:15:00Z">
        <w:r w:rsidR="00A03D00">
          <w:rPr>
            <w:rFonts w:ascii="Times New Roman" w:hAnsi="Times New Roman"/>
          </w:rPr>
          <w:t>features</w:t>
        </w:r>
      </w:ins>
      <w:ins w:id="11" w:author="David Corso" w:date="2013-01-26T17:00:00Z">
        <w:r w:rsidR="00A03D00">
          <w:rPr>
            <w:rFonts w:ascii="Times New Roman" w:hAnsi="Times New Roman"/>
          </w:rPr>
          <w:t>,</w:t>
        </w:r>
      </w:ins>
      <w:ins w:id="12" w:author="David Corso" w:date="2013-01-26T17:01:00Z">
        <w:r w:rsidR="00A03D00">
          <w:rPr>
            <w:rFonts w:ascii="Times New Roman" w:hAnsi="Times New Roman"/>
          </w:rPr>
          <w:t xml:space="preserve"> train specific skills</w:t>
        </w:r>
      </w:ins>
      <w:ins w:id="13" w:author="David Corso" w:date="2013-01-26T17:24:00Z">
        <w:r w:rsidR="00A03D00">
          <w:rPr>
            <w:rFonts w:ascii="Times New Roman" w:hAnsi="Times New Roman"/>
          </w:rPr>
          <w:t xml:space="preserve"> for a number of jobs</w:t>
        </w:r>
      </w:ins>
      <w:ins w:id="14" w:author="David Corso" w:date="2013-01-26T17:01:00Z">
        <w:r w:rsidR="00A03D00">
          <w:rPr>
            <w:rFonts w:ascii="Times New Roman" w:hAnsi="Times New Roman"/>
          </w:rPr>
          <w:t xml:space="preserve">, </w:t>
        </w:r>
      </w:ins>
      <w:ins w:id="15" w:author="David Corso" w:date="2013-01-26T17:24:00Z">
        <w:r w:rsidR="00A03D00">
          <w:rPr>
            <w:rFonts w:ascii="Times New Roman" w:hAnsi="Times New Roman"/>
          </w:rPr>
          <w:t>educate players about</w:t>
        </w:r>
      </w:ins>
      <w:ins w:id="16" w:author="David Corso" w:date="2013-01-26T17:01:00Z">
        <w:r w:rsidR="00A03D00">
          <w:rPr>
            <w:rFonts w:ascii="Times New Roman" w:hAnsi="Times New Roman"/>
          </w:rPr>
          <w:t xml:space="preserve"> </w:t>
        </w:r>
      </w:ins>
      <w:ins w:id="17" w:author="David Corso" w:date="2013-01-29T17:05:00Z">
        <w:r w:rsidR="00A03D00">
          <w:rPr>
            <w:rFonts w:ascii="Times New Roman" w:hAnsi="Times New Roman"/>
          </w:rPr>
          <w:t>events</w:t>
        </w:r>
      </w:ins>
      <w:ins w:id="18" w:author="David Corso" w:date="2013-01-26T17:01:00Z">
        <w:r w:rsidR="00A03D00">
          <w:rPr>
            <w:rFonts w:ascii="Times New Roman" w:hAnsi="Times New Roman"/>
          </w:rPr>
          <w:t xml:space="preserve"> and phenomenon</w:t>
        </w:r>
      </w:ins>
      <w:ins w:id="19" w:author="David Corso" w:date="2013-01-26T17:23:00Z">
        <w:r w:rsidR="00A03D00">
          <w:rPr>
            <w:rFonts w:ascii="Times New Roman" w:hAnsi="Times New Roman"/>
          </w:rPr>
          <w:t xml:space="preserve"> in our world</w:t>
        </w:r>
      </w:ins>
      <w:ins w:id="20" w:author="David Corso" w:date="2013-01-26T17:15:00Z">
        <w:r w:rsidR="00A03D00">
          <w:rPr>
            <w:rFonts w:ascii="Times New Roman" w:hAnsi="Times New Roman"/>
          </w:rPr>
          <w:t xml:space="preserve">, </w:t>
        </w:r>
      </w:ins>
      <w:ins w:id="21" w:author="David Corso" w:date="2013-01-26T17:25:00Z">
        <w:r w:rsidR="00A03D00">
          <w:rPr>
            <w:rFonts w:ascii="Times New Roman" w:hAnsi="Times New Roman"/>
          </w:rPr>
          <w:t>research and understand</w:t>
        </w:r>
      </w:ins>
      <w:ins w:id="22" w:author="David Corso" w:date="2013-01-26T17:15:00Z">
        <w:r w:rsidR="00A03D00">
          <w:rPr>
            <w:rFonts w:ascii="Times New Roman" w:hAnsi="Times New Roman"/>
          </w:rPr>
          <w:t xml:space="preserve"> natural human processes, and</w:t>
        </w:r>
      </w:ins>
      <w:ins w:id="23" w:author="David Corso" w:date="2013-01-29T17:05:00Z">
        <w:r w:rsidR="00A03D00">
          <w:rPr>
            <w:rFonts w:ascii="Times New Roman" w:hAnsi="Times New Roman"/>
          </w:rPr>
          <w:t xml:space="preserve"> they</w:t>
        </w:r>
      </w:ins>
      <w:ins w:id="24" w:author="David Corso" w:date="2013-01-26T17:15:00Z">
        <w:r w:rsidR="00A03D00">
          <w:rPr>
            <w:rFonts w:ascii="Times New Roman" w:hAnsi="Times New Roman"/>
          </w:rPr>
          <w:t xml:space="preserve"> </w:t>
        </w:r>
      </w:ins>
      <w:ins w:id="25" w:author="David Corso" w:date="2013-01-27T00:52:00Z">
        <w:r w:rsidR="00A03D00">
          <w:rPr>
            <w:rFonts w:ascii="Times New Roman" w:hAnsi="Times New Roman"/>
          </w:rPr>
          <w:t xml:space="preserve">can </w:t>
        </w:r>
      </w:ins>
      <w:ins w:id="26" w:author="David Corso" w:date="2013-01-29T00:46:00Z">
        <w:r w:rsidR="00A03D00">
          <w:rPr>
            <w:rFonts w:ascii="Times New Roman" w:hAnsi="Times New Roman"/>
          </w:rPr>
          <w:t>be designed</w:t>
        </w:r>
      </w:ins>
      <w:ins w:id="27" w:author="David Corso" w:date="2013-01-27T00:52:00Z">
        <w:r w:rsidR="00A03D00">
          <w:rPr>
            <w:rFonts w:ascii="Times New Roman" w:hAnsi="Times New Roman"/>
          </w:rPr>
          <w:t xml:space="preserve"> for a number of </w:t>
        </w:r>
      </w:ins>
      <w:ins w:id="28" w:author="David Corso" w:date="2013-01-26T17:15:00Z">
        <w:r w:rsidR="00A03D00">
          <w:rPr>
            <w:rFonts w:ascii="Times New Roman" w:hAnsi="Times New Roman"/>
          </w:rPr>
          <w:t>other</w:t>
        </w:r>
      </w:ins>
      <w:ins w:id="29" w:author="David Corso" w:date="2013-01-26T17:00:00Z">
        <w:r w:rsidR="00A03D00">
          <w:rPr>
            <w:rFonts w:ascii="Times New Roman" w:hAnsi="Times New Roman"/>
          </w:rPr>
          <w:t xml:space="preserve"> </w:t>
        </w:r>
      </w:ins>
      <w:ins w:id="30" w:author="David Corso" w:date="2013-01-26T17:25:00Z">
        <w:r w:rsidR="00A03D00">
          <w:rPr>
            <w:rFonts w:ascii="Times New Roman" w:hAnsi="Times New Roman"/>
          </w:rPr>
          <w:t xml:space="preserve">purposes. </w:t>
        </w:r>
      </w:ins>
      <w:r w:rsidR="00A03D00">
        <w:rPr>
          <w:rFonts w:ascii="Times New Roman" w:hAnsi="Times New Roman"/>
        </w:rPr>
        <w:t xml:space="preserve">Multiple studies </w:t>
      </w:r>
      <w:r w:rsidR="00553DE6">
        <w:rPr>
          <w:rFonts w:ascii="Times New Roman" w:hAnsi="Times New Roman"/>
        </w:rPr>
        <w:t>in the field</w:t>
      </w:r>
      <w:r w:rsidR="00EE4AA3">
        <w:rPr>
          <w:rFonts w:ascii="Times New Roman" w:hAnsi="Times New Roman"/>
        </w:rPr>
        <w:t>s</w:t>
      </w:r>
      <w:r w:rsidR="00553DE6">
        <w:rPr>
          <w:rFonts w:ascii="Times New Roman" w:hAnsi="Times New Roman"/>
        </w:rPr>
        <w:t xml:space="preserve"> of psychology, biology, educational media, and the like, </w:t>
      </w:r>
      <w:r w:rsidR="00A03D00">
        <w:rPr>
          <w:rFonts w:ascii="Times New Roman" w:hAnsi="Times New Roman"/>
        </w:rPr>
        <w:t xml:space="preserve">have demonstrated the effects of video games on </w:t>
      </w:r>
      <w:r w:rsidR="00553DE6">
        <w:rPr>
          <w:rFonts w:ascii="Times New Roman" w:hAnsi="Times New Roman"/>
        </w:rPr>
        <w:t>physical</w:t>
      </w:r>
      <w:r w:rsidR="00A03D00">
        <w:rPr>
          <w:rFonts w:ascii="Times New Roman" w:hAnsi="Times New Roman"/>
        </w:rPr>
        <w:t xml:space="preserve"> and </w:t>
      </w:r>
      <w:r w:rsidR="00553DE6">
        <w:rPr>
          <w:rFonts w:ascii="Times New Roman" w:hAnsi="Times New Roman"/>
        </w:rPr>
        <w:t>psychological</w:t>
      </w:r>
      <w:r w:rsidR="00A03D00">
        <w:rPr>
          <w:rFonts w:ascii="Times New Roman" w:hAnsi="Times New Roman"/>
        </w:rPr>
        <w:t xml:space="preserve"> levels—positive, negative, and everything in between. This </w:t>
      </w:r>
      <w:r>
        <w:rPr>
          <w:rFonts w:ascii="Times New Roman" w:hAnsi="Times New Roman"/>
        </w:rPr>
        <w:t>thesis</w:t>
      </w:r>
      <w:r w:rsidR="00A03D00">
        <w:rPr>
          <w:rFonts w:ascii="Times New Roman" w:hAnsi="Times New Roman"/>
        </w:rPr>
        <w:t xml:space="preserve"> </w:t>
      </w:r>
      <w:ins w:id="31" w:author="David Corso" w:date="2013-01-27T00:53:00Z">
        <w:r w:rsidR="00A03D00">
          <w:rPr>
            <w:rFonts w:ascii="Times New Roman" w:hAnsi="Times New Roman"/>
          </w:rPr>
          <w:t>identifies</w:t>
        </w:r>
      </w:ins>
      <w:r w:rsidR="00A03D00">
        <w:rPr>
          <w:rFonts w:ascii="Times New Roman" w:hAnsi="Times New Roman"/>
        </w:rPr>
        <w:t xml:space="preserve"> </w:t>
      </w:r>
      <w:r w:rsidR="009240AC">
        <w:rPr>
          <w:rFonts w:ascii="Times New Roman" w:hAnsi="Times New Roman"/>
        </w:rPr>
        <w:t xml:space="preserve">and </w:t>
      </w:r>
      <w:r>
        <w:rPr>
          <w:rFonts w:ascii="Times New Roman" w:hAnsi="Times New Roman"/>
        </w:rPr>
        <w:t xml:space="preserve">explains the role of games and play in society, their evolution into video games, their application in education, the </w:t>
      </w:r>
      <w:ins w:id="32" w:author="David Corso" w:date="2013-01-27T00:53:00Z">
        <w:r w:rsidR="00A03D00">
          <w:rPr>
            <w:rFonts w:ascii="Times New Roman" w:hAnsi="Times New Roman"/>
          </w:rPr>
          <w:t xml:space="preserve">various </w:t>
        </w:r>
      </w:ins>
      <w:ins w:id="33" w:author="David Corso" w:date="2013-01-27T00:54:00Z">
        <w:r w:rsidR="00A03D00">
          <w:rPr>
            <w:rFonts w:ascii="Times New Roman" w:hAnsi="Times New Roman"/>
          </w:rPr>
          <w:t xml:space="preserve">physical and </w:t>
        </w:r>
      </w:ins>
      <w:r w:rsidR="00463692">
        <w:rPr>
          <w:rFonts w:ascii="Times New Roman" w:hAnsi="Times New Roman"/>
        </w:rPr>
        <w:t>mental</w:t>
      </w:r>
      <w:ins w:id="34" w:author="David Corso" w:date="2013-01-27T00:54:00Z">
        <w:r w:rsidR="00A03D00">
          <w:rPr>
            <w:rFonts w:ascii="Times New Roman" w:hAnsi="Times New Roman"/>
          </w:rPr>
          <w:t xml:space="preserve"> effects </w:t>
        </w:r>
      </w:ins>
      <w:ins w:id="35" w:author="David Corso" w:date="2013-01-27T00:55:00Z">
        <w:r w:rsidR="00A03D00">
          <w:rPr>
            <w:rFonts w:ascii="Times New Roman" w:hAnsi="Times New Roman"/>
          </w:rPr>
          <w:t xml:space="preserve">that </w:t>
        </w:r>
      </w:ins>
      <w:ins w:id="36" w:author="David Corso" w:date="2013-01-27T00:52:00Z">
        <w:r w:rsidR="00A03D00">
          <w:rPr>
            <w:rFonts w:ascii="Times New Roman" w:hAnsi="Times New Roman"/>
          </w:rPr>
          <w:t xml:space="preserve">video games produce, </w:t>
        </w:r>
      </w:ins>
      <w:r w:rsidR="00A03D00">
        <w:rPr>
          <w:rFonts w:ascii="Times New Roman" w:hAnsi="Times New Roman"/>
        </w:rPr>
        <w:t xml:space="preserve">ways in which video games can be used </w:t>
      </w:r>
      <w:r>
        <w:rPr>
          <w:rFonts w:ascii="Times New Roman" w:hAnsi="Times New Roman"/>
        </w:rPr>
        <w:t>in the future</w:t>
      </w:r>
      <w:r w:rsidR="009240AC">
        <w:rPr>
          <w:rFonts w:ascii="Times New Roman" w:hAnsi="Times New Roman"/>
        </w:rPr>
        <w:t>,</w:t>
      </w:r>
      <w:r>
        <w:rPr>
          <w:rFonts w:ascii="Times New Roman" w:hAnsi="Times New Roman"/>
        </w:rPr>
        <w:t xml:space="preserve"> and how they will get there</w:t>
      </w:r>
      <w:r w:rsidR="00A03D00">
        <w:rPr>
          <w:rFonts w:ascii="Times New Roman" w:hAnsi="Times New Roman"/>
        </w:rPr>
        <w:t>.</w:t>
      </w:r>
    </w:p>
    <w:p w:rsidR="00553DE6" w:rsidRDefault="00553DE6" w:rsidP="00EC23A4">
      <w:pPr>
        <w:spacing w:line="480" w:lineRule="auto"/>
        <w:contextualSpacing/>
        <w:rPr>
          <w:rFonts w:ascii="Times New Roman" w:hAnsi="Times New Roman"/>
        </w:rPr>
      </w:pPr>
    </w:p>
    <w:p w:rsidR="00B06381" w:rsidRPr="00712848" w:rsidRDefault="00EC23A4" w:rsidP="00EC23A4">
      <w:pPr>
        <w:spacing w:line="480" w:lineRule="auto"/>
        <w:contextualSpacing/>
        <w:jc w:val="center"/>
        <w:rPr>
          <w:rFonts w:ascii="Times New Roman" w:eastAsiaTheme="minorEastAsia" w:hAnsi="Times New Roman"/>
          <w:color w:val="000000"/>
        </w:rPr>
      </w:pPr>
      <w:r>
        <w:rPr>
          <w:rFonts w:ascii="Times New Roman" w:eastAsiaTheme="minorEastAsia" w:hAnsi="Times New Roman"/>
          <w:b/>
          <w:color w:val="000000"/>
          <w:u w:val="single"/>
        </w:rPr>
        <w:br w:type="column"/>
      </w:r>
      <w:r w:rsidR="00B65AD9" w:rsidRPr="00712848">
        <w:rPr>
          <w:rFonts w:ascii="Times New Roman" w:eastAsiaTheme="minorEastAsia" w:hAnsi="Times New Roman"/>
          <w:b/>
          <w:color w:val="000000"/>
        </w:rPr>
        <w:t xml:space="preserve">Defining </w:t>
      </w:r>
      <w:r w:rsidR="004207B1" w:rsidRPr="00712848">
        <w:rPr>
          <w:rFonts w:ascii="Times New Roman" w:eastAsiaTheme="minorEastAsia" w:hAnsi="Times New Roman"/>
          <w:b/>
          <w:color w:val="000000"/>
        </w:rPr>
        <w:t>Holistic Gaming</w:t>
      </w:r>
    </w:p>
    <w:p w:rsidR="001A6D0F" w:rsidRPr="00712848" w:rsidRDefault="005313B9" w:rsidP="00712848">
      <w:pPr>
        <w:spacing w:line="480" w:lineRule="auto"/>
        <w:contextualSpacing/>
        <w:rPr>
          <w:rFonts w:ascii="Times New Roman" w:eastAsiaTheme="minorEastAsia" w:hAnsi="Times New Roman"/>
          <w:color w:val="000000"/>
        </w:rPr>
      </w:pPr>
      <w:r w:rsidRPr="00712848">
        <w:rPr>
          <w:rFonts w:ascii="Times New Roman" w:eastAsiaTheme="minorEastAsia" w:hAnsi="Times New Roman"/>
          <w:color w:val="000000"/>
        </w:rPr>
        <w:tab/>
        <w:t>Holistic g</w:t>
      </w:r>
      <w:r w:rsidR="00B06381" w:rsidRPr="00712848">
        <w:rPr>
          <w:rFonts w:ascii="Times New Roman" w:eastAsiaTheme="minorEastAsia" w:hAnsi="Times New Roman"/>
          <w:color w:val="000000"/>
        </w:rPr>
        <w:t>aming is</w:t>
      </w:r>
      <w:r w:rsidR="00011BFB">
        <w:rPr>
          <w:rFonts w:ascii="Times New Roman" w:eastAsiaTheme="minorEastAsia" w:hAnsi="Times New Roman"/>
          <w:color w:val="000000"/>
        </w:rPr>
        <w:t xml:space="preserve"> a </w:t>
      </w:r>
      <w:r w:rsidR="007A31B4">
        <w:rPr>
          <w:rFonts w:ascii="Times New Roman" w:eastAsiaTheme="minorEastAsia" w:hAnsi="Times New Roman"/>
          <w:color w:val="000000"/>
        </w:rPr>
        <w:t>game design philosophy that recognizes that video games and video game play produce physical as well as mental effects</w:t>
      </w:r>
      <w:r w:rsidR="00011BFB">
        <w:rPr>
          <w:rFonts w:ascii="Times New Roman" w:eastAsiaTheme="minorEastAsia" w:hAnsi="Times New Roman"/>
          <w:color w:val="000000"/>
        </w:rPr>
        <w:t>. By</w:t>
      </w:r>
      <w:r w:rsidR="00B06381" w:rsidRPr="00712848">
        <w:rPr>
          <w:rFonts w:ascii="Times New Roman" w:eastAsiaTheme="minorEastAsia" w:hAnsi="Times New Roman"/>
          <w:color w:val="000000"/>
        </w:rPr>
        <w:t xml:space="preserve"> thorough</w:t>
      </w:r>
      <w:r w:rsidR="00011BFB">
        <w:rPr>
          <w:rFonts w:ascii="Times New Roman" w:eastAsiaTheme="minorEastAsia" w:hAnsi="Times New Roman"/>
          <w:color w:val="000000"/>
        </w:rPr>
        <w:t>ly analyzing the</w:t>
      </w:r>
      <w:r w:rsidR="00B06381" w:rsidRPr="00712848">
        <w:rPr>
          <w:rFonts w:ascii="Times New Roman" w:eastAsiaTheme="minorEastAsia" w:hAnsi="Times New Roman"/>
          <w:color w:val="000000"/>
        </w:rPr>
        <w:t xml:space="preserve"> physical, </w:t>
      </w:r>
      <w:r w:rsidR="007A31B4">
        <w:rPr>
          <w:rFonts w:ascii="Times New Roman" w:eastAsiaTheme="minorEastAsia" w:hAnsi="Times New Roman"/>
          <w:color w:val="000000"/>
        </w:rPr>
        <w:t>i.e. various physiological mechanisms, and mental</w:t>
      </w:r>
      <w:r w:rsidR="00B06381" w:rsidRPr="00712848">
        <w:rPr>
          <w:rFonts w:ascii="Times New Roman" w:eastAsiaTheme="minorEastAsia" w:hAnsi="Times New Roman"/>
          <w:color w:val="000000"/>
        </w:rPr>
        <w:t>,</w:t>
      </w:r>
      <w:r w:rsidR="007A31B4">
        <w:rPr>
          <w:rFonts w:ascii="Times New Roman" w:eastAsiaTheme="minorEastAsia" w:hAnsi="Times New Roman"/>
          <w:color w:val="000000"/>
        </w:rPr>
        <w:t xml:space="preserve"> i.e.</w:t>
      </w:r>
      <w:r w:rsidR="00B06381" w:rsidRPr="00712848">
        <w:rPr>
          <w:rFonts w:ascii="Times New Roman" w:eastAsiaTheme="minorEastAsia" w:hAnsi="Times New Roman"/>
          <w:color w:val="000000"/>
        </w:rPr>
        <w:t xml:space="preserve"> </w:t>
      </w:r>
      <w:r w:rsidR="008C28A1">
        <w:rPr>
          <w:rFonts w:ascii="Times New Roman" w:eastAsiaTheme="minorEastAsia" w:hAnsi="Times New Roman"/>
          <w:color w:val="000000"/>
        </w:rPr>
        <w:t>psychological and c</w:t>
      </w:r>
      <w:r w:rsidR="00B06381" w:rsidRPr="00712848">
        <w:rPr>
          <w:rFonts w:ascii="Times New Roman" w:eastAsiaTheme="minorEastAsia" w:hAnsi="Times New Roman"/>
          <w:color w:val="000000"/>
        </w:rPr>
        <w:t>ognitive</w:t>
      </w:r>
      <w:r w:rsidR="007A31B4">
        <w:rPr>
          <w:rFonts w:ascii="Times New Roman" w:eastAsiaTheme="minorEastAsia" w:hAnsi="Times New Roman"/>
          <w:color w:val="000000"/>
        </w:rPr>
        <w:t>,</w:t>
      </w:r>
      <w:r w:rsidR="00B06381" w:rsidRPr="00712848">
        <w:rPr>
          <w:rFonts w:ascii="Times New Roman" w:eastAsiaTheme="minorEastAsia" w:hAnsi="Times New Roman"/>
          <w:color w:val="000000"/>
        </w:rPr>
        <w:t xml:space="preserve"> effects </w:t>
      </w:r>
      <w:r w:rsidR="003725D3" w:rsidRPr="00712848">
        <w:rPr>
          <w:rFonts w:ascii="Times New Roman" w:eastAsiaTheme="minorEastAsia" w:hAnsi="Times New Roman"/>
          <w:color w:val="000000"/>
        </w:rPr>
        <w:t>produced by</w:t>
      </w:r>
      <w:r w:rsidR="00B06381" w:rsidRPr="00712848">
        <w:rPr>
          <w:rFonts w:ascii="Times New Roman" w:eastAsiaTheme="minorEastAsia" w:hAnsi="Times New Roman"/>
          <w:color w:val="000000"/>
        </w:rPr>
        <w:t xml:space="preserve"> </w:t>
      </w:r>
      <w:r w:rsidR="00FA344F">
        <w:rPr>
          <w:rFonts w:ascii="Times New Roman" w:eastAsiaTheme="minorEastAsia" w:hAnsi="Times New Roman"/>
          <w:color w:val="000000"/>
        </w:rPr>
        <w:t xml:space="preserve">video games and </w:t>
      </w:r>
      <w:r w:rsidR="00B06381" w:rsidRPr="00712848">
        <w:rPr>
          <w:rFonts w:ascii="Times New Roman" w:eastAsiaTheme="minorEastAsia" w:hAnsi="Times New Roman"/>
          <w:color w:val="000000"/>
        </w:rPr>
        <w:t>video game play</w:t>
      </w:r>
      <w:r w:rsidR="003725D3" w:rsidRPr="00712848">
        <w:rPr>
          <w:rFonts w:ascii="Times New Roman" w:eastAsiaTheme="minorEastAsia" w:hAnsi="Times New Roman"/>
          <w:color w:val="000000"/>
        </w:rPr>
        <w:t xml:space="preserve">, </w:t>
      </w:r>
      <w:r w:rsidR="0006499B">
        <w:rPr>
          <w:rFonts w:ascii="Times New Roman" w:eastAsiaTheme="minorEastAsia" w:hAnsi="Times New Roman"/>
          <w:color w:val="000000"/>
        </w:rPr>
        <w:t>scientists</w:t>
      </w:r>
      <w:r w:rsidR="00011BFB">
        <w:rPr>
          <w:rFonts w:ascii="Times New Roman" w:eastAsiaTheme="minorEastAsia" w:hAnsi="Times New Roman"/>
          <w:color w:val="000000"/>
        </w:rPr>
        <w:t xml:space="preserve"> </w:t>
      </w:r>
      <w:r w:rsidR="007A31B4">
        <w:rPr>
          <w:rFonts w:ascii="Times New Roman" w:eastAsiaTheme="minorEastAsia" w:hAnsi="Times New Roman"/>
          <w:color w:val="000000"/>
        </w:rPr>
        <w:t xml:space="preserve">and designers </w:t>
      </w:r>
      <w:r w:rsidR="00011BFB">
        <w:rPr>
          <w:rFonts w:ascii="Times New Roman" w:eastAsiaTheme="minorEastAsia" w:hAnsi="Times New Roman"/>
          <w:color w:val="000000"/>
        </w:rPr>
        <w:t xml:space="preserve">can </w:t>
      </w:r>
      <w:r w:rsidR="007A31B4">
        <w:rPr>
          <w:rFonts w:ascii="Times New Roman" w:eastAsiaTheme="minorEastAsia" w:hAnsi="Times New Roman"/>
          <w:color w:val="000000"/>
        </w:rPr>
        <w:t>create a plethora of</w:t>
      </w:r>
      <w:r w:rsidR="003725D3" w:rsidRPr="00712848">
        <w:rPr>
          <w:rFonts w:ascii="Times New Roman" w:eastAsiaTheme="minorEastAsia" w:hAnsi="Times New Roman"/>
          <w:color w:val="000000"/>
        </w:rPr>
        <w:t xml:space="preserve"> games that facilitate education, research, he</w:t>
      </w:r>
      <w:r w:rsidR="007A31B4">
        <w:rPr>
          <w:rFonts w:ascii="Times New Roman" w:eastAsiaTheme="minorEastAsia" w:hAnsi="Times New Roman"/>
          <w:color w:val="000000"/>
        </w:rPr>
        <w:t>althcare, human development</w:t>
      </w:r>
      <w:r w:rsidR="00830E10" w:rsidRPr="00712848">
        <w:rPr>
          <w:rFonts w:ascii="Times New Roman" w:eastAsiaTheme="minorEastAsia" w:hAnsi="Times New Roman"/>
          <w:color w:val="000000"/>
        </w:rPr>
        <w:t xml:space="preserve">, </w:t>
      </w:r>
      <w:r w:rsidR="007A31B4">
        <w:rPr>
          <w:rFonts w:ascii="Times New Roman" w:eastAsiaTheme="minorEastAsia" w:hAnsi="Times New Roman"/>
          <w:color w:val="000000"/>
        </w:rPr>
        <w:t>and life</w:t>
      </w:r>
      <w:r w:rsidR="00D84FDA" w:rsidRPr="00712848">
        <w:rPr>
          <w:rFonts w:ascii="Times New Roman" w:eastAsiaTheme="minorEastAsia" w:hAnsi="Times New Roman"/>
          <w:color w:val="000000"/>
        </w:rPr>
        <w:t xml:space="preserve">, e.g. to prevent the onset of a neurological disease or provide pedagogical support to learn </w:t>
      </w:r>
      <w:r w:rsidR="00425268" w:rsidRPr="00712848">
        <w:rPr>
          <w:rFonts w:ascii="Times New Roman" w:eastAsiaTheme="minorEastAsia" w:hAnsi="Times New Roman"/>
          <w:color w:val="000000"/>
        </w:rPr>
        <w:t>how the</w:t>
      </w:r>
      <w:r w:rsidR="00D84FDA" w:rsidRPr="00712848">
        <w:rPr>
          <w:rFonts w:ascii="Times New Roman" w:eastAsiaTheme="minorEastAsia" w:hAnsi="Times New Roman"/>
          <w:color w:val="000000"/>
        </w:rPr>
        <w:t xml:space="preserve"> immune system</w:t>
      </w:r>
      <w:r w:rsidR="00425268" w:rsidRPr="00712848">
        <w:rPr>
          <w:rFonts w:ascii="Times New Roman" w:eastAsiaTheme="minorEastAsia" w:hAnsi="Times New Roman"/>
          <w:color w:val="000000"/>
        </w:rPr>
        <w:t xml:space="preserve"> functions</w:t>
      </w:r>
      <w:r w:rsidR="00D84FDA" w:rsidRPr="00712848">
        <w:rPr>
          <w:rFonts w:ascii="Times New Roman" w:eastAsiaTheme="minorEastAsia" w:hAnsi="Times New Roman"/>
          <w:color w:val="000000"/>
        </w:rPr>
        <w:t>.</w:t>
      </w:r>
      <w:r w:rsidR="00AA0A69" w:rsidRPr="00712848">
        <w:rPr>
          <w:rFonts w:ascii="Times New Roman" w:eastAsiaTheme="minorEastAsia" w:hAnsi="Times New Roman"/>
          <w:color w:val="000000"/>
        </w:rPr>
        <w:t xml:space="preserve"> </w:t>
      </w:r>
      <w:r w:rsidR="002E65B4">
        <w:rPr>
          <w:rFonts w:ascii="Times New Roman" w:eastAsiaTheme="minorEastAsia" w:hAnsi="Times New Roman"/>
          <w:color w:val="000000"/>
        </w:rPr>
        <w:t>I am developing h</w:t>
      </w:r>
      <w:r w:rsidR="00011BFB">
        <w:rPr>
          <w:rFonts w:ascii="Times New Roman" w:eastAsiaTheme="minorEastAsia" w:hAnsi="Times New Roman"/>
          <w:color w:val="000000"/>
        </w:rPr>
        <w:t xml:space="preserve">olistic gaming </w:t>
      </w:r>
      <w:r w:rsidR="002E65B4">
        <w:rPr>
          <w:rFonts w:ascii="Times New Roman" w:eastAsiaTheme="minorEastAsia" w:hAnsi="Times New Roman"/>
          <w:color w:val="000000"/>
        </w:rPr>
        <w:t>as a novel approach to understand and use video games.</w:t>
      </w:r>
    </w:p>
    <w:p w:rsidR="00001D75" w:rsidRPr="00712848" w:rsidRDefault="001A6D0F" w:rsidP="00712848">
      <w:pPr>
        <w:spacing w:line="480" w:lineRule="auto"/>
        <w:contextualSpacing/>
        <w:rPr>
          <w:rFonts w:ascii="Times New Roman" w:eastAsiaTheme="minorEastAsia" w:hAnsi="Times New Roman"/>
          <w:color w:val="000000"/>
        </w:rPr>
      </w:pPr>
      <w:r w:rsidRPr="00712848">
        <w:rPr>
          <w:rFonts w:ascii="Times New Roman" w:eastAsiaTheme="minorEastAsia" w:hAnsi="Times New Roman"/>
          <w:color w:val="000000"/>
        </w:rPr>
        <w:tab/>
      </w:r>
      <w:r w:rsidR="00B45DA9" w:rsidRPr="00712848">
        <w:rPr>
          <w:rFonts w:ascii="Times New Roman" w:eastAsiaTheme="minorEastAsia" w:hAnsi="Times New Roman"/>
          <w:color w:val="000000"/>
        </w:rPr>
        <w:t>A holistic approach recognizes collective parts of a system as intricately and intimately connected</w:t>
      </w:r>
      <w:r w:rsidR="00DA3D9D">
        <w:rPr>
          <w:rFonts w:ascii="Times New Roman" w:eastAsiaTheme="minorEastAsia" w:hAnsi="Times New Roman"/>
          <w:color w:val="000000"/>
        </w:rPr>
        <w:t>,</w:t>
      </w:r>
      <w:r w:rsidR="00B45DA9" w:rsidRPr="00712848">
        <w:rPr>
          <w:rFonts w:ascii="Times New Roman" w:eastAsiaTheme="minorEastAsia" w:hAnsi="Times New Roman"/>
          <w:color w:val="000000"/>
        </w:rPr>
        <w:t xml:space="preserve"> and </w:t>
      </w:r>
      <w:r w:rsidR="00DA3D9D">
        <w:rPr>
          <w:rFonts w:ascii="Times New Roman" w:eastAsiaTheme="minorEastAsia" w:hAnsi="Times New Roman"/>
          <w:color w:val="000000"/>
        </w:rPr>
        <w:t xml:space="preserve">it </w:t>
      </w:r>
      <w:r w:rsidR="00B45DA9" w:rsidRPr="00712848">
        <w:rPr>
          <w:rFonts w:ascii="Times New Roman" w:eastAsiaTheme="minorEastAsia" w:hAnsi="Times New Roman"/>
          <w:color w:val="000000"/>
        </w:rPr>
        <w:t>maintains a balance amongst these parts (</w:t>
      </w:r>
      <w:r w:rsidR="002A777E" w:rsidRPr="00712848">
        <w:rPr>
          <w:rFonts w:ascii="Times New Roman" w:eastAsiaTheme="minorEastAsia" w:hAnsi="Times New Roman"/>
          <w:color w:val="000000"/>
        </w:rPr>
        <w:t>Holistic, n.d.</w:t>
      </w:r>
      <w:r w:rsidR="00B45DA9" w:rsidRPr="00712848">
        <w:rPr>
          <w:rFonts w:ascii="Times New Roman" w:eastAsiaTheme="minorEastAsia" w:hAnsi="Times New Roman"/>
          <w:color w:val="000000"/>
        </w:rPr>
        <w:t>).</w:t>
      </w:r>
      <w:r w:rsidR="00001D75" w:rsidRPr="00712848">
        <w:rPr>
          <w:rFonts w:ascii="Times New Roman" w:eastAsiaTheme="minorEastAsia" w:hAnsi="Times New Roman"/>
          <w:color w:val="000000"/>
        </w:rPr>
        <w:t xml:space="preserve"> For example, holistic medicine is characterized by the treatment of physical, mental, and social factors (</w:t>
      </w:r>
      <w:r w:rsidR="002A777E" w:rsidRPr="00712848">
        <w:rPr>
          <w:rFonts w:ascii="Times New Roman" w:eastAsiaTheme="minorEastAsia" w:hAnsi="Times New Roman"/>
          <w:color w:val="000000"/>
        </w:rPr>
        <w:t>Holistic, n.d.</w:t>
      </w:r>
      <w:r w:rsidR="00001D75" w:rsidRPr="00712848">
        <w:rPr>
          <w:rFonts w:ascii="Times New Roman" w:eastAsiaTheme="minorEastAsia" w:hAnsi="Times New Roman"/>
          <w:color w:val="000000"/>
        </w:rPr>
        <w:t xml:space="preserve">). </w:t>
      </w:r>
      <w:r w:rsidR="00376F86" w:rsidRPr="00712848">
        <w:rPr>
          <w:rFonts w:ascii="Times New Roman" w:eastAsiaTheme="minorEastAsia" w:hAnsi="Times New Roman"/>
          <w:color w:val="000000"/>
        </w:rPr>
        <w:t>With regards to</w:t>
      </w:r>
      <w:r w:rsidR="002B1407" w:rsidRPr="00712848">
        <w:rPr>
          <w:rFonts w:ascii="Times New Roman" w:eastAsiaTheme="minorEastAsia" w:hAnsi="Times New Roman"/>
          <w:color w:val="000000"/>
        </w:rPr>
        <w:t xml:space="preserve"> video games, a </w:t>
      </w:r>
      <w:r w:rsidR="003E16D7" w:rsidRPr="00712848">
        <w:rPr>
          <w:rFonts w:ascii="Times New Roman" w:eastAsiaTheme="minorEastAsia" w:hAnsi="Times New Roman"/>
          <w:color w:val="000000"/>
        </w:rPr>
        <w:t>holistic approach recognizes that a number of</w:t>
      </w:r>
      <w:r w:rsidR="002B1407" w:rsidRPr="00712848">
        <w:rPr>
          <w:rFonts w:ascii="Times New Roman" w:eastAsiaTheme="minorEastAsia" w:hAnsi="Times New Roman"/>
          <w:color w:val="000000"/>
        </w:rPr>
        <w:t xml:space="preserve"> physi</w:t>
      </w:r>
      <w:r w:rsidR="003E16D7" w:rsidRPr="00712848">
        <w:rPr>
          <w:rFonts w:ascii="Times New Roman" w:eastAsiaTheme="minorEastAsia" w:hAnsi="Times New Roman"/>
          <w:color w:val="000000"/>
        </w:rPr>
        <w:t xml:space="preserve">cal and </w:t>
      </w:r>
      <w:r w:rsidR="00F23678">
        <w:rPr>
          <w:rFonts w:ascii="Times New Roman" w:eastAsiaTheme="minorEastAsia" w:hAnsi="Times New Roman"/>
          <w:color w:val="000000"/>
        </w:rPr>
        <w:t>mental</w:t>
      </w:r>
      <w:r w:rsidR="003E16D7" w:rsidRPr="00712848">
        <w:rPr>
          <w:rFonts w:ascii="Times New Roman" w:eastAsiaTheme="minorEastAsia" w:hAnsi="Times New Roman"/>
          <w:color w:val="000000"/>
        </w:rPr>
        <w:t xml:space="preserve"> effects occur during</w:t>
      </w:r>
      <w:r w:rsidR="002B1407" w:rsidRPr="00712848">
        <w:rPr>
          <w:rFonts w:ascii="Times New Roman" w:eastAsiaTheme="minorEastAsia" w:hAnsi="Times New Roman"/>
          <w:color w:val="000000"/>
        </w:rPr>
        <w:t xml:space="preserve"> video game play</w:t>
      </w:r>
      <w:r w:rsidR="003E16D7" w:rsidRPr="00712848">
        <w:rPr>
          <w:rFonts w:ascii="Times New Roman" w:eastAsiaTheme="minorEastAsia" w:hAnsi="Times New Roman"/>
          <w:color w:val="000000"/>
        </w:rPr>
        <w:t>, and these effects are</w:t>
      </w:r>
      <w:r w:rsidR="002B1407" w:rsidRPr="00712848">
        <w:rPr>
          <w:rFonts w:ascii="Times New Roman" w:eastAsiaTheme="minorEastAsia" w:hAnsi="Times New Roman"/>
          <w:color w:val="000000"/>
        </w:rPr>
        <w:t xml:space="preserve"> products of </w:t>
      </w:r>
      <w:r w:rsidR="003E16D7" w:rsidRPr="00712848">
        <w:rPr>
          <w:rFonts w:ascii="Times New Roman" w:eastAsiaTheme="minorEastAsia" w:hAnsi="Times New Roman"/>
          <w:color w:val="000000"/>
        </w:rPr>
        <w:t xml:space="preserve">human interaction with specific </w:t>
      </w:r>
      <w:r w:rsidR="0006499B">
        <w:rPr>
          <w:rFonts w:ascii="Times New Roman" w:eastAsiaTheme="minorEastAsia" w:hAnsi="Times New Roman"/>
          <w:color w:val="000000"/>
        </w:rPr>
        <w:t>video game elements, processes, and architectures.</w:t>
      </w:r>
    </w:p>
    <w:p w:rsidR="00B561C4" w:rsidRPr="00712848" w:rsidRDefault="00001D75" w:rsidP="00712848">
      <w:pPr>
        <w:spacing w:line="480" w:lineRule="auto"/>
        <w:contextualSpacing/>
        <w:rPr>
          <w:rFonts w:ascii="Times New Roman" w:eastAsiaTheme="minorEastAsia" w:hAnsi="Times New Roman"/>
          <w:color w:val="000000"/>
        </w:rPr>
      </w:pPr>
      <w:r w:rsidRPr="00712848">
        <w:rPr>
          <w:rFonts w:ascii="Times New Roman" w:eastAsiaTheme="minorEastAsia" w:hAnsi="Times New Roman"/>
          <w:color w:val="000000"/>
        </w:rPr>
        <w:tab/>
        <w:t>A game is any mental and/or physical activity that is defined by goals, rules, challenges, a feedback system, voluntary participation</w:t>
      </w:r>
      <w:r w:rsidR="003A422F" w:rsidRPr="00712848">
        <w:rPr>
          <w:rFonts w:ascii="Times New Roman" w:eastAsiaTheme="minorEastAsia" w:hAnsi="Times New Roman"/>
          <w:color w:val="000000"/>
        </w:rPr>
        <w:t>, and results in a quantifiable outcome</w:t>
      </w:r>
      <w:r w:rsidRPr="00712848">
        <w:rPr>
          <w:rFonts w:ascii="Times New Roman" w:eastAsiaTheme="minorEastAsia" w:hAnsi="Times New Roman"/>
          <w:color w:val="000000"/>
        </w:rPr>
        <w:t xml:space="preserve"> (</w:t>
      </w:r>
      <w:r w:rsidR="002A777E" w:rsidRPr="00712848">
        <w:rPr>
          <w:rFonts w:ascii="Times New Roman" w:eastAsiaTheme="minorEastAsia" w:hAnsi="Times New Roman"/>
          <w:color w:val="000000"/>
        </w:rPr>
        <w:t>Game, n.d.;</w:t>
      </w:r>
      <w:r w:rsidR="00520AFA" w:rsidRPr="00712848">
        <w:rPr>
          <w:rFonts w:ascii="Times New Roman" w:eastAsiaTheme="minorEastAsia" w:hAnsi="Times New Roman"/>
          <w:color w:val="000000"/>
        </w:rPr>
        <w:t xml:space="preserve"> McGonigal</w:t>
      </w:r>
      <w:r w:rsidR="002A777E" w:rsidRPr="00712848">
        <w:rPr>
          <w:rFonts w:ascii="Times New Roman" w:eastAsiaTheme="minorEastAsia" w:hAnsi="Times New Roman"/>
          <w:color w:val="000000"/>
        </w:rPr>
        <w:t>, 2011</w:t>
      </w:r>
      <w:r w:rsidR="00A75626" w:rsidRPr="00712848">
        <w:rPr>
          <w:rFonts w:ascii="Times New Roman" w:eastAsiaTheme="minorEastAsia" w:hAnsi="Times New Roman"/>
          <w:color w:val="000000"/>
        </w:rPr>
        <w:t>, p. 21-22</w:t>
      </w:r>
      <w:r w:rsidR="008D23DB" w:rsidRPr="00712848">
        <w:rPr>
          <w:rFonts w:ascii="Times New Roman" w:eastAsiaTheme="minorEastAsia" w:hAnsi="Times New Roman"/>
          <w:color w:val="000000"/>
        </w:rPr>
        <w:t xml:space="preserve">; Salen </w:t>
      </w:r>
      <w:r w:rsidR="00732127" w:rsidRPr="00712848">
        <w:rPr>
          <w:rFonts w:ascii="Times New Roman" w:eastAsiaTheme="minorEastAsia" w:hAnsi="Times New Roman"/>
          <w:color w:val="000000"/>
        </w:rPr>
        <w:t>&amp;</w:t>
      </w:r>
      <w:r w:rsidR="008D23DB" w:rsidRPr="00712848">
        <w:rPr>
          <w:rFonts w:ascii="Times New Roman" w:eastAsiaTheme="minorEastAsia" w:hAnsi="Times New Roman"/>
          <w:color w:val="000000"/>
        </w:rPr>
        <w:t xml:space="preserve"> Zimmerman, 2004</w:t>
      </w:r>
      <w:r w:rsidR="00A4100D" w:rsidRPr="00712848">
        <w:rPr>
          <w:rFonts w:ascii="Times New Roman" w:eastAsiaTheme="minorEastAsia" w:hAnsi="Times New Roman"/>
          <w:color w:val="000000"/>
        </w:rPr>
        <w:t>, p. 80</w:t>
      </w:r>
      <w:r w:rsidR="00520AFA" w:rsidRPr="00712848">
        <w:rPr>
          <w:rFonts w:ascii="Times New Roman" w:eastAsiaTheme="minorEastAsia" w:hAnsi="Times New Roman"/>
          <w:color w:val="000000"/>
        </w:rPr>
        <w:t xml:space="preserve">). </w:t>
      </w:r>
      <w:r w:rsidR="00376F86" w:rsidRPr="00712848">
        <w:rPr>
          <w:rFonts w:ascii="Times New Roman" w:eastAsiaTheme="minorEastAsia" w:hAnsi="Times New Roman"/>
          <w:color w:val="000000"/>
        </w:rPr>
        <w:t xml:space="preserve">A video game is a complex form of digital media that </w:t>
      </w:r>
      <w:r w:rsidR="00317AB3" w:rsidRPr="00712848">
        <w:rPr>
          <w:rFonts w:ascii="Times New Roman" w:eastAsiaTheme="minorEastAsia" w:hAnsi="Times New Roman"/>
          <w:color w:val="000000"/>
        </w:rPr>
        <w:t xml:space="preserve">incorporates these gamic properties, and it </w:t>
      </w:r>
      <w:r w:rsidR="00376F86" w:rsidRPr="00712848">
        <w:rPr>
          <w:rFonts w:ascii="Times New Roman" w:eastAsiaTheme="minorEastAsia" w:hAnsi="Times New Roman"/>
          <w:color w:val="000000"/>
        </w:rPr>
        <w:t>requires the active interacti</w:t>
      </w:r>
      <w:r w:rsidR="00452696" w:rsidRPr="00712848">
        <w:rPr>
          <w:rFonts w:ascii="Times New Roman" w:eastAsiaTheme="minorEastAsia" w:hAnsi="Times New Roman"/>
          <w:color w:val="000000"/>
        </w:rPr>
        <w:t xml:space="preserve">on between a human and computer (Galloway, </w:t>
      </w:r>
      <w:r w:rsidR="00076AB2" w:rsidRPr="00712848">
        <w:rPr>
          <w:rFonts w:ascii="Times New Roman" w:eastAsiaTheme="minorEastAsia" w:hAnsi="Times New Roman"/>
          <w:color w:val="000000"/>
        </w:rPr>
        <w:t>2006</w:t>
      </w:r>
      <w:r w:rsidR="00A4100D" w:rsidRPr="00712848">
        <w:rPr>
          <w:rFonts w:ascii="Times New Roman" w:eastAsiaTheme="minorEastAsia" w:hAnsi="Times New Roman"/>
          <w:color w:val="000000"/>
        </w:rPr>
        <w:t>, p. 1-2</w:t>
      </w:r>
      <w:r w:rsidR="00076AB2" w:rsidRPr="00712848">
        <w:rPr>
          <w:rFonts w:ascii="Times New Roman" w:eastAsiaTheme="minorEastAsia" w:hAnsi="Times New Roman"/>
          <w:color w:val="000000"/>
        </w:rPr>
        <w:t xml:space="preserve">; </w:t>
      </w:r>
      <w:r w:rsidR="00452696" w:rsidRPr="00712848">
        <w:rPr>
          <w:rFonts w:ascii="Times New Roman" w:eastAsiaTheme="minorEastAsia" w:hAnsi="Times New Roman"/>
          <w:color w:val="000000"/>
        </w:rPr>
        <w:t>Wardrip-Fruin</w:t>
      </w:r>
      <w:r w:rsidR="00076AB2" w:rsidRPr="00712848">
        <w:rPr>
          <w:rFonts w:ascii="Times New Roman" w:eastAsiaTheme="minorEastAsia" w:hAnsi="Times New Roman"/>
          <w:color w:val="000000"/>
        </w:rPr>
        <w:t>, 2009</w:t>
      </w:r>
      <w:r w:rsidR="00A4100D" w:rsidRPr="00712848">
        <w:rPr>
          <w:rFonts w:ascii="Times New Roman" w:eastAsiaTheme="minorEastAsia" w:hAnsi="Times New Roman"/>
          <w:color w:val="000000"/>
        </w:rPr>
        <w:t>, p. 7-12</w:t>
      </w:r>
      <w:r w:rsidR="00452696" w:rsidRPr="00712848">
        <w:rPr>
          <w:rFonts w:ascii="Times New Roman" w:eastAsiaTheme="minorEastAsia" w:hAnsi="Times New Roman"/>
          <w:color w:val="000000"/>
        </w:rPr>
        <w:t xml:space="preserve">). </w:t>
      </w:r>
      <w:r w:rsidR="00643019">
        <w:rPr>
          <w:rFonts w:ascii="Times New Roman" w:eastAsiaTheme="minorEastAsia" w:hAnsi="Times New Roman"/>
          <w:color w:val="000000"/>
        </w:rPr>
        <w:t>Video games come in</w:t>
      </w:r>
      <w:r w:rsidR="00B561C4" w:rsidRPr="00712848">
        <w:rPr>
          <w:rFonts w:ascii="Times New Roman" w:eastAsiaTheme="minorEastAsia" w:hAnsi="Times New Roman"/>
          <w:color w:val="000000"/>
        </w:rPr>
        <w:t xml:space="preserve"> different shapes and flavors; however, they inherently possess fundamental features that can be designed and understood. These features include </w:t>
      </w:r>
      <w:r w:rsidR="00F011D7" w:rsidRPr="00712848">
        <w:rPr>
          <w:rFonts w:ascii="Times New Roman" w:eastAsiaTheme="minorEastAsia" w:hAnsi="Times New Roman"/>
          <w:color w:val="000000"/>
        </w:rPr>
        <w:t>the player</w:t>
      </w:r>
      <w:r w:rsidR="001A1E76" w:rsidRPr="00712848">
        <w:rPr>
          <w:rFonts w:ascii="Times New Roman" w:eastAsiaTheme="minorEastAsia" w:hAnsi="Times New Roman"/>
          <w:color w:val="000000"/>
        </w:rPr>
        <w:t>(s)</w:t>
      </w:r>
      <w:r w:rsidR="00F011D7" w:rsidRPr="00712848">
        <w:rPr>
          <w:rFonts w:ascii="Times New Roman" w:eastAsiaTheme="minorEastAsia" w:hAnsi="Times New Roman"/>
          <w:color w:val="000000"/>
        </w:rPr>
        <w:t xml:space="preserve"> of the game, i.e. who is the decision-maker tha</w:t>
      </w:r>
      <w:r w:rsidR="001A1E76" w:rsidRPr="00712848">
        <w:rPr>
          <w:rFonts w:ascii="Times New Roman" w:eastAsiaTheme="minorEastAsia" w:hAnsi="Times New Roman"/>
          <w:color w:val="000000"/>
        </w:rPr>
        <w:t xml:space="preserve">t interacts with the system; the purpose(s) of the game, i.e. the reason for the game’s </w:t>
      </w:r>
      <w:r w:rsidR="001871A2" w:rsidRPr="00712848">
        <w:rPr>
          <w:rFonts w:ascii="Times New Roman" w:eastAsiaTheme="minorEastAsia" w:hAnsi="Times New Roman"/>
          <w:color w:val="000000"/>
        </w:rPr>
        <w:t>existence</w:t>
      </w:r>
      <w:r w:rsidR="001A1E76" w:rsidRPr="00712848">
        <w:rPr>
          <w:rFonts w:ascii="Times New Roman" w:eastAsiaTheme="minorEastAsia" w:hAnsi="Times New Roman"/>
          <w:color w:val="000000"/>
        </w:rPr>
        <w:t xml:space="preserve">; the procedure(s) of the game, i.e. what actions and methods guide the player and help him/her acquire skills; the rule(s) of the game, i.e. what boundaries limit and control the player’s behavior; the resistance(s) of the game, i.e. the uncertainty, opposition, tension, and conflict the player experiences; the resource(s) of the game, what objects, attributes, and states the player acquires and </w:t>
      </w:r>
      <w:r w:rsidR="00F72ADA">
        <w:rPr>
          <w:rFonts w:ascii="Times New Roman" w:eastAsiaTheme="minorEastAsia" w:hAnsi="Times New Roman"/>
          <w:color w:val="000000"/>
        </w:rPr>
        <w:t>uses</w:t>
      </w:r>
      <w:r w:rsidR="001A1E76" w:rsidRPr="00712848">
        <w:rPr>
          <w:rFonts w:ascii="Times New Roman" w:eastAsiaTheme="minorEastAsia" w:hAnsi="Times New Roman"/>
          <w:color w:val="000000"/>
        </w:rPr>
        <w:t>; the feedback(s) of the game, i.e. how the system evaluates and responds to player</w:t>
      </w:r>
      <w:r w:rsidR="003E16D7" w:rsidRPr="00712848">
        <w:rPr>
          <w:rFonts w:ascii="Times New Roman" w:eastAsiaTheme="minorEastAsia" w:hAnsi="Times New Roman"/>
          <w:color w:val="000000"/>
        </w:rPr>
        <w:t xml:space="preserve"> actions</w:t>
      </w:r>
      <w:r w:rsidR="001A1E76" w:rsidRPr="00712848">
        <w:rPr>
          <w:rFonts w:ascii="Times New Roman" w:eastAsiaTheme="minorEastAsia" w:hAnsi="Times New Roman"/>
          <w:color w:val="000000"/>
        </w:rPr>
        <w:t>; and finally the format(s) of the game, i.e. the game’s blackbox—formal elements and the physical engine that contain the game (</w:t>
      </w:r>
      <w:r w:rsidR="00613019" w:rsidRPr="00712848">
        <w:rPr>
          <w:rFonts w:ascii="Times New Roman" w:eastAsiaTheme="minorEastAsia" w:hAnsi="Times New Roman"/>
          <w:color w:val="000000"/>
        </w:rPr>
        <w:t>Dignan,</w:t>
      </w:r>
      <w:r w:rsidR="00076AB2" w:rsidRPr="00712848">
        <w:rPr>
          <w:rFonts w:ascii="Times New Roman" w:eastAsiaTheme="minorEastAsia" w:hAnsi="Times New Roman"/>
          <w:color w:val="000000"/>
        </w:rPr>
        <w:t xml:space="preserve"> 2011</w:t>
      </w:r>
      <w:r w:rsidR="00A4100D" w:rsidRPr="00712848">
        <w:rPr>
          <w:rFonts w:ascii="Times New Roman" w:eastAsiaTheme="minorEastAsia" w:hAnsi="Times New Roman"/>
          <w:color w:val="000000"/>
        </w:rPr>
        <w:t>, p. 87-110</w:t>
      </w:r>
      <w:r w:rsidR="00076AB2" w:rsidRPr="00712848">
        <w:rPr>
          <w:rFonts w:ascii="Times New Roman" w:eastAsiaTheme="minorEastAsia" w:hAnsi="Times New Roman"/>
          <w:color w:val="000000"/>
        </w:rPr>
        <w:t>;</w:t>
      </w:r>
      <w:r w:rsidR="00613019" w:rsidRPr="00712848">
        <w:rPr>
          <w:rFonts w:ascii="Times New Roman" w:eastAsiaTheme="minorEastAsia" w:hAnsi="Times New Roman"/>
          <w:color w:val="000000"/>
        </w:rPr>
        <w:t xml:space="preserve"> Fullerton</w:t>
      </w:r>
      <w:r w:rsidR="00076AB2" w:rsidRPr="00712848">
        <w:rPr>
          <w:rFonts w:ascii="Times New Roman" w:eastAsiaTheme="minorEastAsia" w:hAnsi="Times New Roman"/>
          <w:color w:val="000000"/>
        </w:rPr>
        <w:t>, 2008</w:t>
      </w:r>
      <w:r w:rsidR="00A4100D" w:rsidRPr="00712848">
        <w:rPr>
          <w:rFonts w:ascii="Times New Roman" w:eastAsiaTheme="minorEastAsia" w:hAnsi="Times New Roman"/>
          <w:color w:val="000000"/>
        </w:rPr>
        <w:t>, p. 49-81</w:t>
      </w:r>
      <w:r w:rsidR="00613019" w:rsidRPr="00712848">
        <w:rPr>
          <w:rFonts w:ascii="Times New Roman" w:eastAsiaTheme="minorEastAsia" w:hAnsi="Times New Roman"/>
          <w:color w:val="000000"/>
        </w:rPr>
        <w:t>).</w:t>
      </w:r>
      <w:r w:rsidR="002A777E" w:rsidRPr="00712848">
        <w:rPr>
          <w:rFonts w:ascii="Times New Roman" w:eastAsiaTheme="minorEastAsia" w:hAnsi="Times New Roman"/>
          <w:color w:val="000000"/>
        </w:rPr>
        <w:t xml:space="preserve"> </w:t>
      </w:r>
      <w:r w:rsidR="00613019" w:rsidRPr="00712848">
        <w:rPr>
          <w:rFonts w:ascii="Times New Roman" w:eastAsiaTheme="minorEastAsia" w:hAnsi="Times New Roman"/>
          <w:color w:val="000000"/>
        </w:rPr>
        <w:t xml:space="preserve">Under a holistic approach, the combination and manipulation of these properties create a unique video game play experience that has physical and psychological effects on the player. </w:t>
      </w:r>
    </w:p>
    <w:p w:rsidR="005313B9" w:rsidRPr="00712848" w:rsidRDefault="00F90158" w:rsidP="00712848">
      <w:pPr>
        <w:spacing w:line="480" w:lineRule="auto"/>
        <w:contextualSpacing/>
        <w:rPr>
          <w:rFonts w:ascii="Times New Roman" w:eastAsiaTheme="minorEastAsia" w:hAnsi="Times New Roman"/>
          <w:color w:val="000000"/>
        </w:rPr>
      </w:pPr>
      <w:r w:rsidRPr="00712848">
        <w:rPr>
          <w:rFonts w:ascii="Times New Roman" w:eastAsiaTheme="minorEastAsia" w:hAnsi="Times New Roman"/>
          <w:color w:val="000000"/>
        </w:rPr>
        <w:tab/>
        <w:t xml:space="preserve">Video game play is a process </w:t>
      </w:r>
      <w:r w:rsidR="002A777E" w:rsidRPr="00712848">
        <w:rPr>
          <w:rFonts w:ascii="Times New Roman" w:eastAsiaTheme="minorEastAsia" w:hAnsi="Times New Roman"/>
          <w:color w:val="000000"/>
        </w:rPr>
        <w:t xml:space="preserve">and </w:t>
      </w:r>
      <w:r w:rsidRPr="00712848">
        <w:rPr>
          <w:rFonts w:ascii="Times New Roman" w:eastAsiaTheme="minorEastAsia" w:hAnsi="Times New Roman"/>
          <w:color w:val="000000"/>
        </w:rPr>
        <w:t>a</w:t>
      </w:r>
      <w:r w:rsidR="002E624B" w:rsidRPr="00712848">
        <w:rPr>
          <w:rFonts w:ascii="Times New Roman" w:eastAsiaTheme="minorEastAsia" w:hAnsi="Times New Roman"/>
          <w:color w:val="000000"/>
        </w:rPr>
        <w:t xml:space="preserve"> state of mind (Dignan, 2011</w:t>
      </w:r>
      <w:r w:rsidR="00F66B4A" w:rsidRPr="00712848">
        <w:rPr>
          <w:rFonts w:ascii="Times New Roman" w:eastAsiaTheme="minorEastAsia" w:hAnsi="Times New Roman"/>
          <w:color w:val="000000"/>
        </w:rPr>
        <w:t>, p. 23-31</w:t>
      </w:r>
      <w:r w:rsidR="002E624B" w:rsidRPr="00712848">
        <w:rPr>
          <w:rFonts w:ascii="Times New Roman" w:eastAsiaTheme="minorEastAsia" w:hAnsi="Times New Roman"/>
          <w:color w:val="000000"/>
        </w:rPr>
        <w:t xml:space="preserve">). </w:t>
      </w:r>
      <w:r w:rsidR="00643019">
        <w:rPr>
          <w:rFonts w:ascii="Times New Roman" w:eastAsiaTheme="minorEastAsia" w:hAnsi="Times New Roman"/>
          <w:color w:val="000000"/>
        </w:rPr>
        <w:t>Play</w:t>
      </w:r>
      <w:r w:rsidR="002A777E" w:rsidRPr="00712848">
        <w:rPr>
          <w:rFonts w:ascii="Times New Roman" w:eastAsiaTheme="minorEastAsia" w:hAnsi="Times New Roman"/>
          <w:color w:val="000000"/>
        </w:rPr>
        <w:t xml:space="preserve"> requires </w:t>
      </w:r>
      <w:r w:rsidR="003E16D7" w:rsidRPr="00712848">
        <w:rPr>
          <w:rFonts w:ascii="Times New Roman" w:eastAsiaTheme="minorEastAsia" w:hAnsi="Times New Roman"/>
          <w:color w:val="000000"/>
        </w:rPr>
        <w:t xml:space="preserve">a </w:t>
      </w:r>
      <w:r w:rsidR="00A141B9">
        <w:rPr>
          <w:rFonts w:ascii="Times New Roman" w:eastAsiaTheme="minorEastAsia" w:hAnsi="Times New Roman"/>
          <w:color w:val="000000"/>
        </w:rPr>
        <w:t xml:space="preserve">participant to </w:t>
      </w:r>
      <w:r w:rsidR="003E16D7" w:rsidRPr="00712848">
        <w:rPr>
          <w:rFonts w:ascii="Times New Roman" w:eastAsiaTheme="minorEastAsia" w:hAnsi="Times New Roman"/>
          <w:color w:val="000000"/>
        </w:rPr>
        <w:t xml:space="preserve">voluntarily interact with </w:t>
      </w:r>
      <w:r w:rsidR="00643019">
        <w:rPr>
          <w:rFonts w:ascii="Times New Roman" w:eastAsiaTheme="minorEastAsia" w:hAnsi="Times New Roman"/>
          <w:color w:val="000000"/>
        </w:rPr>
        <w:t>a</w:t>
      </w:r>
      <w:r w:rsidR="003E16D7" w:rsidRPr="00712848">
        <w:rPr>
          <w:rFonts w:ascii="Times New Roman" w:eastAsiaTheme="minorEastAsia" w:hAnsi="Times New Roman"/>
          <w:color w:val="000000"/>
        </w:rPr>
        <w:t xml:space="preserve"> game</w:t>
      </w:r>
      <w:r w:rsidR="00A141B9">
        <w:rPr>
          <w:rFonts w:ascii="Times New Roman" w:eastAsiaTheme="minorEastAsia" w:hAnsi="Times New Roman"/>
          <w:color w:val="000000"/>
        </w:rPr>
        <w:t>, and t</w:t>
      </w:r>
      <w:r w:rsidR="002A777E" w:rsidRPr="00712848">
        <w:rPr>
          <w:rFonts w:ascii="Times New Roman" w:eastAsiaTheme="minorEastAsia" w:hAnsi="Times New Roman"/>
          <w:color w:val="000000"/>
        </w:rPr>
        <w:t xml:space="preserve">hrough his or her voluntary participation, the player enters a </w:t>
      </w:r>
      <w:r w:rsidR="00810EDA" w:rsidRPr="00712848">
        <w:rPr>
          <w:rFonts w:ascii="Times New Roman" w:eastAsiaTheme="minorEastAsia" w:hAnsi="Times New Roman"/>
          <w:color w:val="000000"/>
        </w:rPr>
        <w:t>‘</w:t>
      </w:r>
      <w:r w:rsidR="002A777E" w:rsidRPr="00712848">
        <w:rPr>
          <w:rFonts w:ascii="Times New Roman" w:eastAsiaTheme="minorEastAsia" w:hAnsi="Times New Roman"/>
          <w:color w:val="000000"/>
        </w:rPr>
        <w:t>magic circle</w:t>
      </w:r>
      <w:r w:rsidR="00810EDA" w:rsidRPr="00712848">
        <w:rPr>
          <w:rFonts w:ascii="Times New Roman" w:eastAsiaTheme="minorEastAsia" w:hAnsi="Times New Roman"/>
          <w:color w:val="000000"/>
        </w:rPr>
        <w:t>’</w:t>
      </w:r>
      <w:r w:rsidR="002A777E" w:rsidRPr="00712848">
        <w:rPr>
          <w:rFonts w:ascii="Times New Roman" w:eastAsiaTheme="minorEastAsia" w:hAnsi="Times New Roman"/>
          <w:color w:val="000000"/>
        </w:rPr>
        <w:t xml:space="preserve"> that transforms the activity into entertainment and recreation</w:t>
      </w:r>
      <w:r w:rsidR="002E624B" w:rsidRPr="00712848">
        <w:rPr>
          <w:rFonts w:ascii="Times New Roman" w:eastAsiaTheme="minorEastAsia" w:hAnsi="Times New Roman"/>
          <w:color w:val="000000"/>
        </w:rPr>
        <w:t xml:space="preserve"> (Huizinga, </w:t>
      </w:r>
      <w:r w:rsidR="001D30EA" w:rsidRPr="00712848">
        <w:rPr>
          <w:rFonts w:ascii="Times New Roman" w:eastAsiaTheme="minorEastAsia" w:hAnsi="Times New Roman"/>
          <w:color w:val="000000"/>
        </w:rPr>
        <w:t>1955</w:t>
      </w:r>
      <w:r w:rsidR="00F66B4A" w:rsidRPr="00712848">
        <w:rPr>
          <w:rFonts w:ascii="Times New Roman" w:eastAsiaTheme="minorEastAsia" w:hAnsi="Times New Roman"/>
          <w:color w:val="000000"/>
        </w:rPr>
        <w:t>, p. 7-13</w:t>
      </w:r>
      <w:r w:rsidR="001D30EA" w:rsidRPr="00712848">
        <w:rPr>
          <w:rFonts w:ascii="Times New Roman" w:eastAsiaTheme="minorEastAsia" w:hAnsi="Times New Roman"/>
          <w:color w:val="000000"/>
        </w:rPr>
        <w:t>; Play, n.d.)</w:t>
      </w:r>
      <w:r w:rsidR="002A777E" w:rsidRPr="00712848">
        <w:rPr>
          <w:rFonts w:ascii="Times New Roman" w:eastAsiaTheme="minorEastAsia" w:hAnsi="Times New Roman"/>
          <w:color w:val="000000"/>
        </w:rPr>
        <w:t xml:space="preserve">. </w:t>
      </w:r>
      <w:r w:rsidR="00A141B9">
        <w:rPr>
          <w:rFonts w:ascii="Times New Roman" w:eastAsiaTheme="minorEastAsia" w:hAnsi="Times New Roman"/>
          <w:color w:val="000000"/>
        </w:rPr>
        <w:t xml:space="preserve">This </w:t>
      </w:r>
      <w:r w:rsidR="009240AC">
        <w:rPr>
          <w:rFonts w:ascii="Times New Roman" w:eastAsiaTheme="minorEastAsia" w:hAnsi="Times New Roman"/>
          <w:color w:val="000000"/>
        </w:rPr>
        <w:t>experience</w:t>
      </w:r>
      <w:r w:rsidR="00A141B9">
        <w:rPr>
          <w:rFonts w:ascii="Times New Roman" w:eastAsiaTheme="minorEastAsia" w:hAnsi="Times New Roman"/>
          <w:color w:val="000000"/>
        </w:rPr>
        <w:t xml:space="preserve"> becomes fun. Play is enjoyable, and it</w:t>
      </w:r>
      <w:r w:rsidR="00425268" w:rsidRPr="00712848">
        <w:rPr>
          <w:rFonts w:ascii="Times New Roman" w:eastAsiaTheme="minorEastAsia" w:hAnsi="Times New Roman"/>
          <w:color w:val="000000"/>
        </w:rPr>
        <w:t xml:space="preserve"> is </w:t>
      </w:r>
      <w:r w:rsidR="003901C1" w:rsidRPr="00712848">
        <w:rPr>
          <w:rFonts w:ascii="Times New Roman" w:eastAsiaTheme="minorEastAsia" w:hAnsi="Times New Roman"/>
          <w:color w:val="000000"/>
        </w:rPr>
        <w:t xml:space="preserve">biologically </w:t>
      </w:r>
      <w:r w:rsidR="00A141B9">
        <w:rPr>
          <w:rFonts w:ascii="Times New Roman" w:eastAsiaTheme="minorEastAsia" w:hAnsi="Times New Roman"/>
          <w:color w:val="000000"/>
        </w:rPr>
        <w:t>encouraged</w:t>
      </w:r>
      <w:r w:rsidR="00CC7299" w:rsidRPr="00712848">
        <w:rPr>
          <w:rFonts w:ascii="Times New Roman" w:eastAsiaTheme="minorEastAsia" w:hAnsi="Times New Roman"/>
          <w:color w:val="000000"/>
        </w:rPr>
        <w:t xml:space="preserve">. </w:t>
      </w:r>
      <w:r w:rsidR="00425268" w:rsidRPr="00712848">
        <w:rPr>
          <w:rFonts w:ascii="Times New Roman" w:eastAsiaTheme="minorEastAsia" w:hAnsi="Times New Roman"/>
          <w:color w:val="000000"/>
        </w:rPr>
        <w:t>Human</w:t>
      </w:r>
      <w:r w:rsidR="00CC7299" w:rsidRPr="00712848">
        <w:rPr>
          <w:rFonts w:ascii="Times New Roman" w:eastAsiaTheme="minorEastAsia" w:hAnsi="Times New Roman"/>
          <w:color w:val="000000"/>
        </w:rPr>
        <w:t xml:space="preserve"> brains are wired to</w:t>
      </w:r>
      <w:r w:rsidR="009B75C3" w:rsidRPr="00712848">
        <w:rPr>
          <w:rFonts w:ascii="Times New Roman" w:eastAsiaTheme="minorEastAsia" w:hAnsi="Times New Roman"/>
          <w:color w:val="000000"/>
        </w:rPr>
        <w:t xml:space="preserve"> motivate </w:t>
      </w:r>
      <w:r w:rsidR="00425268" w:rsidRPr="00712848">
        <w:rPr>
          <w:rFonts w:ascii="Times New Roman" w:eastAsiaTheme="minorEastAsia" w:hAnsi="Times New Roman"/>
          <w:color w:val="000000"/>
        </w:rPr>
        <w:t>exploration and learning</w:t>
      </w:r>
      <w:r w:rsidR="00810EDA" w:rsidRPr="00712848">
        <w:rPr>
          <w:rFonts w:ascii="Times New Roman" w:eastAsiaTheme="minorEastAsia" w:hAnsi="Times New Roman"/>
          <w:color w:val="000000"/>
        </w:rPr>
        <w:t xml:space="preserve"> </w:t>
      </w:r>
      <w:r w:rsidR="003901C1" w:rsidRPr="00712848">
        <w:rPr>
          <w:rFonts w:ascii="Times New Roman" w:eastAsiaTheme="minorEastAsia" w:hAnsi="Times New Roman"/>
          <w:color w:val="000000"/>
        </w:rPr>
        <w:t>‘in the moment’—in one’s</w:t>
      </w:r>
      <w:r w:rsidR="00810EDA" w:rsidRPr="00712848">
        <w:rPr>
          <w:rFonts w:ascii="Times New Roman" w:eastAsiaTheme="minorEastAsia" w:hAnsi="Times New Roman"/>
          <w:color w:val="000000"/>
        </w:rPr>
        <w:t xml:space="preserve"> </w:t>
      </w:r>
      <w:r w:rsidR="003901C1" w:rsidRPr="00712848">
        <w:rPr>
          <w:rFonts w:ascii="Times New Roman" w:eastAsiaTheme="minorEastAsia" w:hAnsi="Times New Roman"/>
          <w:color w:val="000000"/>
        </w:rPr>
        <w:t>immediate</w:t>
      </w:r>
      <w:r w:rsidR="00810EDA" w:rsidRPr="00712848">
        <w:rPr>
          <w:rFonts w:ascii="Times New Roman" w:eastAsiaTheme="minorEastAsia" w:hAnsi="Times New Roman"/>
          <w:color w:val="000000"/>
        </w:rPr>
        <w:t xml:space="preserve"> experience (Dignan, 2011</w:t>
      </w:r>
      <w:r w:rsidR="00F66B4A" w:rsidRPr="00712848">
        <w:rPr>
          <w:rFonts w:ascii="Times New Roman" w:eastAsiaTheme="minorEastAsia" w:hAnsi="Times New Roman"/>
          <w:color w:val="000000"/>
        </w:rPr>
        <w:t>, p. 23-26</w:t>
      </w:r>
      <w:r w:rsidR="00810EDA" w:rsidRPr="00712848">
        <w:rPr>
          <w:rFonts w:ascii="Times New Roman" w:eastAsiaTheme="minorEastAsia" w:hAnsi="Times New Roman"/>
          <w:color w:val="000000"/>
        </w:rPr>
        <w:t>).</w:t>
      </w:r>
      <w:r w:rsidR="009B75C3" w:rsidRPr="00712848">
        <w:rPr>
          <w:rFonts w:ascii="Times New Roman" w:eastAsiaTheme="minorEastAsia" w:hAnsi="Times New Roman"/>
          <w:color w:val="000000"/>
        </w:rPr>
        <w:t xml:space="preserve"> </w:t>
      </w:r>
      <w:r w:rsidR="00810EDA" w:rsidRPr="00712848">
        <w:rPr>
          <w:rFonts w:ascii="Times New Roman" w:eastAsiaTheme="minorEastAsia" w:hAnsi="Times New Roman"/>
          <w:color w:val="000000"/>
        </w:rPr>
        <w:t>T</w:t>
      </w:r>
      <w:r w:rsidR="009B75C3" w:rsidRPr="00712848">
        <w:rPr>
          <w:rFonts w:ascii="Times New Roman" w:eastAsiaTheme="minorEastAsia" w:hAnsi="Times New Roman"/>
          <w:color w:val="000000"/>
        </w:rPr>
        <w:t>his relationship has a neuro</w:t>
      </w:r>
      <w:r w:rsidR="00CC7299" w:rsidRPr="00712848">
        <w:rPr>
          <w:rFonts w:ascii="Times New Roman" w:eastAsiaTheme="minorEastAsia" w:hAnsi="Times New Roman"/>
          <w:color w:val="000000"/>
        </w:rPr>
        <w:t>biological</w:t>
      </w:r>
      <w:r w:rsidR="009B75C3" w:rsidRPr="00712848">
        <w:rPr>
          <w:rFonts w:ascii="Times New Roman" w:eastAsiaTheme="minorEastAsia" w:hAnsi="Times New Roman"/>
          <w:color w:val="000000"/>
        </w:rPr>
        <w:t xml:space="preserve"> connection between the experience of play and centers in our brains, such as </w:t>
      </w:r>
      <w:r w:rsidR="00810EDA" w:rsidRPr="00712848">
        <w:rPr>
          <w:rFonts w:ascii="Times New Roman" w:eastAsiaTheme="minorEastAsia" w:hAnsi="Times New Roman"/>
          <w:color w:val="000000"/>
        </w:rPr>
        <w:t>activation</w:t>
      </w:r>
      <w:r w:rsidR="0070147A" w:rsidRPr="00712848">
        <w:rPr>
          <w:rFonts w:ascii="Times New Roman" w:eastAsiaTheme="minorEastAsia" w:hAnsi="Times New Roman"/>
          <w:color w:val="000000"/>
        </w:rPr>
        <w:t xml:space="preserve"> and interaction between</w:t>
      </w:r>
      <w:r w:rsidR="00810EDA" w:rsidRPr="00712848">
        <w:rPr>
          <w:rFonts w:ascii="Times New Roman" w:eastAsiaTheme="minorEastAsia" w:hAnsi="Times New Roman"/>
          <w:color w:val="000000"/>
        </w:rPr>
        <w:t xml:space="preserve"> the </w:t>
      </w:r>
      <w:r w:rsidR="009B75C3" w:rsidRPr="00712848">
        <w:rPr>
          <w:rFonts w:ascii="Times New Roman" w:eastAsiaTheme="minorEastAsia" w:hAnsi="Times New Roman"/>
          <w:color w:val="000000"/>
        </w:rPr>
        <w:t>basal ganglia</w:t>
      </w:r>
      <w:r w:rsidR="00985716" w:rsidRPr="00712848">
        <w:rPr>
          <w:rFonts w:ascii="Times New Roman" w:eastAsiaTheme="minorEastAsia" w:hAnsi="Times New Roman"/>
          <w:color w:val="000000"/>
        </w:rPr>
        <w:t>, the limbic system,</w:t>
      </w:r>
      <w:r w:rsidR="00810EDA" w:rsidRPr="00712848">
        <w:rPr>
          <w:rFonts w:ascii="Times New Roman" w:eastAsiaTheme="minorEastAsia" w:hAnsi="Times New Roman"/>
          <w:color w:val="000000"/>
        </w:rPr>
        <w:t xml:space="preserve"> and </w:t>
      </w:r>
      <w:r w:rsidR="00876C0D" w:rsidRPr="00712848">
        <w:rPr>
          <w:rFonts w:ascii="Times New Roman" w:eastAsiaTheme="minorEastAsia" w:hAnsi="Times New Roman"/>
          <w:color w:val="000000"/>
        </w:rPr>
        <w:t xml:space="preserve">other </w:t>
      </w:r>
      <w:r w:rsidR="0070147A" w:rsidRPr="00712848">
        <w:rPr>
          <w:rFonts w:ascii="Times New Roman" w:eastAsiaTheme="minorEastAsia" w:hAnsi="Times New Roman"/>
          <w:color w:val="000000"/>
        </w:rPr>
        <w:t xml:space="preserve">structures in the medial forebrain circuit as well as </w:t>
      </w:r>
      <w:r w:rsidR="00810EDA" w:rsidRPr="00712848">
        <w:rPr>
          <w:rFonts w:ascii="Times New Roman" w:eastAsiaTheme="minorEastAsia" w:hAnsi="Times New Roman"/>
          <w:color w:val="000000"/>
        </w:rPr>
        <w:t>the perception of</w:t>
      </w:r>
      <w:r w:rsidR="009C2220" w:rsidRPr="00712848">
        <w:rPr>
          <w:rFonts w:ascii="Times New Roman" w:eastAsiaTheme="minorEastAsia" w:hAnsi="Times New Roman"/>
          <w:color w:val="000000"/>
        </w:rPr>
        <w:t xml:space="preserve"> psychological phenomena, e.g.</w:t>
      </w:r>
      <w:r w:rsidR="00876C0D" w:rsidRPr="00712848">
        <w:rPr>
          <w:rFonts w:ascii="Times New Roman" w:eastAsiaTheme="minorEastAsia" w:hAnsi="Times New Roman"/>
          <w:color w:val="000000"/>
        </w:rPr>
        <w:t xml:space="preserve"> liking</w:t>
      </w:r>
      <w:r w:rsidR="00810EDA" w:rsidRPr="00712848">
        <w:rPr>
          <w:rFonts w:ascii="Times New Roman" w:eastAsiaTheme="minorEastAsia" w:hAnsi="Times New Roman"/>
          <w:color w:val="000000"/>
        </w:rPr>
        <w:t>, wanting</w:t>
      </w:r>
      <w:r w:rsidR="00876C0D" w:rsidRPr="00712848">
        <w:rPr>
          <w:rFonts w:ascii="Times New Roman" w:eastAsiaTheme="minorEastAsia" w:hAnsi="Times New Roman"/>
          <w:color w:val="000000"/>
        </w:rPr>
        <w:t>, pleasure</w:t>
      </w:r>
      <w:r w:rsidR="00985716" w:rsidRPr="00712848">
        <w:rPr>
          <w:rFonts w:ascii="Times New Roman" w:eastAsiaTheme="minorEastAsia" w:hAnsi="Times New Roman"/>
          <w:color w:val="000000"/>
        </w:rPr>
        <w:t>, and reward</w:t>
      </w:r>
      <w:r w:rsidR="00810EDA" w:rsidRPr="00712848">
        <w:rPr>
          <w:rFonts w:ascii="Times New Roman" w:eastAsiaTheme="minorEastAsia" w:hAnsi="Times New Roman"/>
          <w:color w:val="000000"/>
        </w:rPr>
        <w:t xml:space="preserve"> (Dignan, 2011</w:t>
      </w:r>
      <w:r w:rsidR="00F66B4A" w:rsidRPr="00712848">
        <w:rPr>
          <w:rFonts w:ascii="Times New Roman" w:eastAsiaTheme="minorEastAsia" w:hAnsi="Times New Roman"/>
          <w:color w:val="000000"/>
        </w:rPr>
        <w:t>, p. 23-26</w:t>
      </w:r>
      <w:r w:rsidR="0070147A" w:rsidRPr="00712848">
        <w:rPr>
          <w:rFonts w:ascii="Times New Roman" w:eastAsiaTheme="minorEastAsia" w:hAnsi="Times New Roman"/>
          <w:color w:val="000000"/>
        </w:rPr>
        <w:t>; Gazzaniga</w:t>
      </w:r>
      <w:r w:rsidR="004A22D9" w:rsidRPr="00712848">
        <w:rPr>
          <w:rFonts w:ascii="Times New Roman" w:eastAsiaTheme="minorEastAsia" w:hAnsi="Times New Roman"/>
          <w:color w:val="000000"/>
        </w:rPr>
        <w:t xml:space="preserve"> et al.</w:t>
      </w:r>
      <w:r w:rsidR="0070147A" w:rsidRPr="00712848">
        <w:rPr>
          <w:rFonts w:ascii="Times New Roman" w:eastAsiaTheme="minorEastAsia" w:hAnsi="Times New Roman"/>
          <w:color w:val="000000"/>
        </w:rPr>
        <w:t xml:space="preserve">, 2009, p. 73, 78, &amp; 364-385; </w:t>
      </w:r>
      <w:r w:rsidR="00057958" w:rsidRPr="00712848">
        <w:rPr>
          <w:rFonts w:ascii="Times New Roman" w:eastAsiaTheme="minorEastAsia" w:hAnsi="Times New Roman"/>
          <w:color w:val="000000"/>
        </w:rPr>
        <w:t xml:space="preserve">Kalat, 2013, p. 94-97; </w:t>
      </w:r>
      <w:r w:rsidR="00C94717" w:rsidRPr="00712848">
        <w:rPr>
          <w:rFonts w:ascii="Times New Roman" w:eastAsiaTheme="minorEastAsia" w:hAnsi="Times New Roman"/>
          <w:color w:val="000000"/>
        </w:rPr>
        <w:t>Linden, 2011</w:t>
      </w:r>
      <w:r w:rsidR="00876C0D" w:rsidRPr="00712848">
        <w:rPr>
          <w:rFonts w:ascii="Times New Roman" w:eastAsiaTheme="minorEastAsia" w:hAnsi="Times New Roman"/>
          <w:color w:val="000000"/>
        </w:rPr>
        <w:t>, p. 3-4, 18-19, &amp; 144-145</w:t>
      </w:r>
      <w:r w:rsidR="00810EDA" w:rsidRPr="00712848">
        <w:rPr>
          <w:rFonts w:ascii="Times New Roman" w:eastAsiaTheme="minorEastAsia" w:hAnsi="Times New Roman"/>
          <w:color w:val="000000"/>
        </w:rPr>
        <w:t xml:space="preserve">). </w:t>
      </w:r>
      <w:r w:rsidR="00F23678">
        <w:rPr>
          <w:rFonts w:ascii="Times New Roman" w:eastAsiaTheme="minorEastAsia" w:hAnsi="Times New Roman"/>
          <w:color w:val="000000"/>
        </w:rPr>
        <w:t>The</w:t>
      </w:r>
      <w:r w:rsidR="00810EDA" w:rsidRPr="00712848">
        <w:rPr>
          <w:rFonts w:ascii="Times New Roman" w:eastAsiaTheme="minorEastAsia" w:hAnsi="Times New Roman"/>
          <w:color w:val="000000"/>
        </w:rPr>
        <w:t xml:space="preserve"> act of playing activates physical, </w:t>
      </w:r>
      <w:r w:rsidR="005313B9" w:rsidRPr="00712848">
        <w:rPr>
          <w:rFonts w:ascii="Times New Roman" w:eastAsiaTheme="minorEastAsia" w:hAnsi="Times New Roman"/>
          <w:color w:val="000000"/>
        </w:rPr>
        <w:t>neuro</w:t>
      </w:r>
      <w:r w:rsidR="00810EDA" w:rsidRPr="00712848">
        <w:rPr>
          <w:rFonts w:ascii="Times New Roman" w:eastAsiaTheme="minorEastAsia" w:hAnsi="Times New Roman"/>
          <w:color w:val="000000"/>
        </w:rPr>
        <w:t>biological structures and produces psychological sensations that can be identified and understood. For example, games provide the player with</w:t>
      </w:r>
      <w:r w:rsidR="005313B9" w:rsidRPr="00712848">
        <w:rPr>
          <w:rFonts w:ascii="Times New Roman" w:eastAsiaTheme="minorEastAsia" w:hAnsi="Times New Roman"/>
          <w:color w:val="000000"/>
        </w:rPr>
        <w:t xml:space="preserve"> the ability to</w:t>
      </w:r>
      <w:r w:rsidR="00810EDA" w:rsidRPr="00712848">
        <w:rPr>
          <w:rFonts w:ascii="Times New Roman" w:eastAsiaTheme="minorEastAsia" w:hAnsi="Times New Roman"/>
          <w:color w:val="000000"/>
        </w:rPr>
        <w:t xml:space="preserve"> flow, which is the satisfying and exhilarating feeling that occurs through active engagement, creative accomplishment, and heightened function (</w:t>
      </w:r>
      <w:r w:rsidR="00D44380" w:rsidRPr="00712848">
        <w:rPr>
          <w:rFonts w:ascii="Times New Roman" w:eastAsiaTheme="minorEastAsia" w:hAnsi="Times New Roman"/>
          <w:color w:val="000000"/>
        </w:rPr>
        <w:t>Csikszentmihalyi, 1990; McGonigal, 2011</w:t>
      </w:r>
      <w:r w:rsidR="003A273C" w:rsidRPr="00712848">
        <w:rPr>
          <w:rFonts w:ascii="Times New Roman" w:eastAsiaTheme="minorEastAsia" w:hAnsi="Times New Roman"/>
          <w:color w:val="000000"/>
        </w:rPr>
        <w:t>, p. 35-36</w:t>
      </w:r>
      <w:r w:rsidR="00D44380" w:rsidRPr="00712848">
        <w:rPr>
          <w:rFonts w:ascii="Times New Roman" w:eastAsiaTheme="minorEastAsia" w:hAnsi="Times New Roman"/>
          <w:color w:val="000000"/>
        </w:rPr>
        <w:t>).</w:t>
      </w:r>
    </w:p>
    <w:p w:rsidR="00F66B4A" w:rsidRPr="00A77B5B" w:rsidRDefault="005313B9" w:rsidP="00712848">
      <w:pPr>
        <w:spacing w:line="480" w:lineRule="auto"/>
        <w:contextualSpacing/>
        <w:rPr>
          <w:rFonts w:ascii="Times New Roman" w:eastAsiaTheme="minorEastAsia" w:hAnsi="Times New Roman"/>
          <w:color w:val="000000"/>
        </w:rPr>
      </w:pPr>
      <w:r w:rsidRPr="00712848">
        <w:rPr>
          <w:rFonts w:ascii="Times New Roman" w:eastAsiaTheme="minorEastAsia" w:hAnsi="Times New Roman"/>
          <w:color w:val="000000"/>
        </w:rPr>
        <w:tab/>
        <w:t xml:space="preserve">Holistic gaming </w:t>
      </w:r>
      <w:r w:rsidR="00CC7299" w:rsidRPr="00712848">
        <w:rPr>
          <w:rFonts w:ascii="Times New Roman" w:eastAsiaTheme="minorEastAsia" w:hAnsi="Times New Roman"/>
          <w:color w:val="000000"/>
        </w:rPr>
        <w:t>works to understand this</w:t>
      </w:r>
      <w:r w:rsidR="00E9356B" w:rsidRPr="00712848">
        <w:rPr>
          <w:rFonts w:ascii="Times New Roman" w:eastAsiaTheme="minorEastAsia" w:hAnsi="Times New Roman"/>
          <w:color w:val="000000"/>
        </w:rPr>
        <w:t xml:space="preserve"> relationshi</w:t>
      </w:r>
      <w:r w:rsidR="00CC7299" w:rsidRPr="00712848">
        <w:rPr>
          <w:rFonts w:ascii="Times New Roman" w:eastAsiaTheme="minorEastAsia" w:hAnsi="Times New Roman"/>
          <w:color w:val="000000"/>
        </w:rPr>
        <w:t>p between humans, video games, and video game play</w:t>
      </w:r>
      <w:r w:rsidR="00E9356B" w:rsidRPr="00712848">
        <w:rPr>
          <w:rFonts w:ascii="Times New Roman" w:eastAsiaTheme="minorEastAsia" w:hAnsi="Times New Roman"/>
          <w:color w:val="000000"/>
        </w:rPr>
        <w:t xml:space="preserve">. </w:t>
      </w:r>
      <w:r w:rsidR="00342DD1">
        <w:rPr>
          <w:rFonts w:ascii="Times New Roman" w:eastAsiaTheme="minorEastAsia" w:hAnsi="Times New Roman"/>
          <w:color w:val="000000"/>
        </w:rPr>
        <w:t>By quantitatively measuring and connecting these effects</w:t>
      </w:r>
      <w:r w:rsidR="00CC7299" w:rsidRPr="00712848">
        <w:rPr>
          <w:rFonts w:ascii="Times New Roman" w:eastAsiaTheme="minorEastAsia" w:hAnsi="Times New Roman"/>
          <w:color w:val="000000"/>
        </w:rPr>
        <w:t xml:space="preserve"> back to a source—to specif</w:t>
      </w:r>
      <w:r w:rsidR="00342DD1">
        <w:rPr>
          <w:rFonts w:ascii="Times New Roman" w:eastAsiaTheme="minorEastAsia" w:hAnsi="Times New Roman"/>
          <w:color w:val="000000"/>
        </w:rPr>
        <w:t>ic video game characteristics—t</w:t>
      </w:r>
      <w:r w:rsidR="00CC7299" w:rsidRPr="00712848">
        <w:rPr>
          <w:rFonts w:ascii="Times New Roman" w:eastAsiaTheme="minorEastAsia" w:hAnsi="Times New Roman"/>
          <w:color w:val="000000"/>
        </w:rPr>
        <w:t xml:space="preserve">hese </w:t>
      </w:r>
      <w:r w:rsidR="00342DD1">
        <w:rPr>
          <w:rFonts w:ascii="Times New Roman" w:eastAsiaTheme="minorEastAsia" w:hAnsi="Times New Roman"/>
          <w:color w:val="000000"/>
        </w:rPr>
        <w:t>elements</w:t>
      </w:r>
      <w:r w:rsidR="00CC7299" w:rsidRPr="00712848">
        <w:rPr>
          <w:rFonts w:ascii="Times New Roman" w:eastAsiaTheme="minorEastAsia" w:hAnsi="Times New Roman"/>
          <w:color w:val="000000"/>
        </w:rPr>
        <w:t xml:space="preserve"> can be identified and categorized so that</w:t>
      </w:r>
      <w:r w:rsidR="00E9356B" w:rsidRPr="00712848">
        <w:rPr>
          <w:rFonts w:ascii="Times New Roman" w:eastAsiaTheme="minorEastAsia" w:hAnsi="Times New Roman"/>
          <w:color w:val="000000"/>
        </w:rPr>
        <w:t xml:space="preserve"> </w:t>
      </w:r>
      <w:r w:rsidR="00A065E1" w:rsidRPr="00712848">
        <w:rPr>
          <w:rFonts w:ascii="Times New Roman" w:eastAsiaTheme="minorEastAsia" w:hAnsi="Times New Roman"/>
          <w:color w:val="000000"/>
        </w:rPr>
        <w:t>game engineers can</w:t>
      </w:r>
      <w:r w:rsidR="00DE2D31" w:rsidRPr="00712848">
        <w:rPr>
          <w:rFonts w:ascii="Times New Roman" w:eastAsiaTheme="minorEastAsia" w:hAnsi="Times New Roman"/>
          <w:color w:val="000000"/>
        </w:rPr>
        <w:t xml:space="preserve"> design </w:t>
      </w:r>
      <w:r w:rsidR="000D64EA" w:rsidRPr="00712848">
        <w:rPr>
          <w:rFonts w:ascii="Times New Roman" w:eastAsiaTheme="minorEastAsia" w:hAnsi="Times New Roman"/>
          <w:color w:val="000000"/>
        </w:rPr>
        <w:t>innovative</w:t>
      </w:r>
      <w:r w:rsidR="00DE2D31" w:rsidRPr="00712848">
        <w:rPr>
          <w:rFonts w:ascii="Times New Roman" w:eastAsiaTheme="minorEastAsia" w:hAnsi="Times New Roman"/>
          <w:color w:val="000000"/>
        </w:rPr>
        <w:t xml:space="preserve"> experiences that address </w:t>
      </w:r>
      <w:r w:rsidR="009418E5" w:rsidRPr="00712848">
        <w:rPr>
          <w:rFonts w:ascii="Times New Roman" w:eastAsiaTheme="minorEastAsia" w:hAnsi="Times New Roman"/>
          <w:color w:val="000000"/>
        </w:rPr>
        <w:t>a plethora of</w:t>
      </w:r>
      <w:r w:rsidR="00DE2D31" w:rsidRPr="00712848">
        <w:rPr>
          <w:rFonts w:ascii="Times New Roman" w:eastAsiaTheme="minorEastAsia" w:hAnsi="Times New Roman"/>
          <w:color w:val="000000"/>
        </w:rPr>
        <w:t xml:space="preserve"> problems, phenomena, and </w:t>
      </w:r>
      <w:r w:rsidR="00E8465A" w:rsidRPr="00712848">
        <w:rPr>
          <w:rFonts w:ascii="Times New Roman" w:eastAsiaTheme="minorEastAsia" w:hAnsi="Times New Roman"/>
          <w:color w:val="000000"/>
        </w:rPr>
        <w:t>people.</w:t>
      </w:r>
    </w:p>
    <w:p w:rsidR="004207B1" w:rsidRPr="00712848" w:rsidRDefault="007D6417" w:rsidP="00712848">
      <w:pPr>
        <w:spacing w:line="480" w:lineRule="auto"/>
        <w:contextualSpacing/>
        <w:jc w:val="center"/>
        <w:rPr>
          <w:rFonts w:ascii="Times New Roman" w:eastAsiaTheme="minorEastAsia" w:hAnsi="Times New Roman"/>
          <w:b/>
          <w:color w:val="000000"/>
        </w:rPr>
      </w:pPr>
      <w:r w:rsidRPr="00712848">
        <w:rPr>
          <w:rFonts w:ascii="Times New Roman" w:eastAsiaTheme="minorEastAsia" w:hAnsi="Times New Roman"/>
          <w:b/>
          <w:color w:val="000000"/>
        </w:rPr>
        <w:t>An Account</w:t>
      </w:r>
      <w:r w:rsidR="00F66B4A" w:rsidRPr="00712848">
        <w:rPr>
          <w:rFonts w:ascii="Times New Roman" w:eastAsiaTheme="minorEastAsia" w:hAnsi="Times New Roman"/>
          <w:b/>
          <w:color w:val="000000"/>
        </w:rPr>
        <w:t xml:space="preserve"> of Games and Play</w:t>
      </w:r>
      <w:r w:rsidRPr="00712848">
        <w:rPr>
          <w:rFonts w:ascii="Times New Roman" w:eastAsiaTheme="minorEastAsia" w:hAnsi="Times New Roman"/>
          <w:b/>
          <w:color w:val="000000"/>
        </w:rPr>
        <w:t>: A Love Story</w:t>
      </w:r>
    </w:p>
    <w:p w:rsidR="003A422F" w:rsidRPr="00712848" w:rsidRDefault="00C259FD" w:rsidP="00712848">
      <w:pPr>
        <w:spacing w:line="480" w:lineRule="auto"/>
        <w:contextualSpacing/>
        <w:rPr>
          <w:rFonts w:ascii="Times New Roman" w:eastAsiaTheme="minorEastAsia" w:hAnsi="Times New Roman"/>
          <w:color w:val="000000"/>
        </w:rPr>
      </w:pPr>
      <w:r w:rsidRPr="00712848">
        <w:rPr>
          <w:rFonts w:ascii="Times New Roman" w:eastAsiaTheme="minorEastAsia" w:hAnsi="Times New Roman"/>
          <w:b/>
          <w:color w:val="000000"/>
        </w:rPr>
        <w:tab/>
      </w:r>
      <w:r w:rsidRPr="00712848">
        <w:rPr>
          <w:rFonts w:ascii="Times New Roman" w:eastAsiaTheme="minorEastAsia" w:hAnsi="Times New Roman"/>
          <w:color w:val="000000"/>
        </w:rPr>
        <w:t>Games and play h</w:t>
      </w:r>
      <w:r w:rsidR="00335BC6" w:rsidRPr="00712848">
        <w:rPr>
          <w:rFonts w:ascii="Times New Roman" w:eastAsiaTheme="minorEastAsia" w:hAnsi="Times New Roman"/>
          <w:color w:val="000000"/>
        </w:rPr>
        <w:t>ave been</w:t>
      </w:r>
      <w:r w:rsidR="00A62C98" w:rsidRPr="00712848">
        <w:rPr>
          <w:rFonts w:ascii="Times New Roman" w:eastAsiaTheme="minorEastAsia" w:hAnsi="Times New Roman"/>
          <w:color w:val="000000"/>
        </w:rPr>
        <w:t xml:space="preserve"> prominent </w:t>
      </w:r>
      <w:r w:rsidR="00B65AD9" w:rsidRPr="00712848">
        <w:rPr>
          <w:rFonts w:ascii="Times New Roman" w:eastAsiaTheme="minorEastAsia" w:hAnsi="Times New Roman"/>
          <w:color w:val="000000"/>
        </w:rPr>
        <w:t>components of</w:t>
      </w:r>
      <w:r w:rsidR="00335BC6" w:rsidRPr="00712848">
        <w:rPr>
          <w:rFonts w:ascii="Times New Roman" w:eastAsiaTheme="minorEastAsia" w:hAnsi="Times New Roman"/>
          <w:color w:val="000000"/>
        </w:rPr>
        <w:t xml:space="preserve"> human culture</w:t>
      </w:r>
      <w:r w:rsidR="00A62C98" w:rsidRPr="00712848">
        <w:rPr>
          <w:rFonts w:ascii="Times New Roman" w:eastAsiaTheme="minorEastAsia" w:hAnsi="Times New Roman"/>
          <w:color w:val="000000"/>
        </w:rPr>
        <w:t xml:space="preserve">. As Huizinga </w:t>
      </w:r>
      <w:r w:rsidR="00EB2242">
        <w:rPr>
          <w:rFonts w:ascii="Times New Roman" w:eastAsiaTheme="minorEastAsia" w:hAnsi="Times New Roman"/>
          <w:color w:val="000000"/>
        </w:rPr>
        <w:t>(195</w:t>
      </w:r>
      <w:r w:rsidR="00BA235B" w:rsidRPr="00712848">
        <w:rPr>
          <w:rFonts w:ascii="Times New Roman" w:eastAsiaTheme="minorEastAsia" w:hAnsi="Times New Roman"/>
          <w:color w:val="000000"/>
        </w:rPr>
        <w:t xml:space="preserve">5) </w:t>
      </w:r>
      <w:r w:rsidR="00A62C98" w:rsidRPr="00712848">
        <w:rPr>
          <w:rFonts w:ascii="Times New Roman" w:eastAsiaTheme="minorEastAsia" w:hAnsi="Times New Roman"/>
          <w:color w:val="000000"/>
        </w:rPr>
        <w:t>indicates, games and play complement life</w:t>
      </w:r>
      <w:r w:rsidR="00BA235B" w:rsidRPr="00712848">
        <w:rPr>
          <w:rFonts w:ascii="Times New Roman" w:eastAsiaTheme="minorEastAsia" w:hAnsi="Times New Roman"/>
          <w:color w:val="000000"/>
        </w:rPr>
        <w:t xml:space="preserve"> (</w:t>
      </w:r>
      <w:r w:rsidR="006861C8" w:rsidRPr="00712848">
        <w:rPr>
          <w:rFonts w:ascii="Times New Roman" w:eastAsiaTheme="minorEastAsia" w:hAnsi="Times New Roman"/>
          <w:color w:val="000000"/>
        </w:rPr>
        <w:t>p.</w:t>
      </w:r>
      <w:r w:rsidR="00732127" w:rsidRPr="00712848">
        <w:rPr>
          <w:rFonts w:ascii="Times New Roman" w:eastAsiaTheme="minorEastAsia" w:hAnsi="Times New Roman"/>
          <w:color w:val="000000"/>
        </w:rPr>
        <w:t xml:space="preserve"> </w:t>
      </w:r>
      <w:r w:rsidR="006861C8" w:rsidRPr="00712848">
        <w:rPr>
          <w:rFonts w:ascii="Times New Roman" w:eastAsiaTheme="minorEastAsia" w:hAnsi="Times New Roman"/>
          <w:color w:val="000000"/>
        </w:rPr>
        <w:t xml:space="preserve">4). Through the combination of repetition, alternation, tension, excitement, and the like, play creates a new, varying environment—a </w:t>
      </w:r>
      <w:r w:rsidR="00801F53" w:rsidRPr="00712848">
        <w:rPr>
          <w:rFonts w:ascii="Times New Roman" w:eastAsiaTheme="minorEastAsia" w:hAnsi="Times New Roman"/>
          <w:color w:val="000000"/>
        </w:rPr>
        <w:t>magic circle—with each experience</w:t>
      </w:r>
      <w:r w:rsidR="006861C8" w:rsidRPr="00712848">
        <w:rPr>
          <w:rFonts w:ascii="Times New Roman" w:eastAsiaTheme="minorEastAsia" w:hAnsi="Times New Roman"/>
          <w:color w:val="000000"/>
        </w:rPr>
        <w:t xml:space="preserve"> (p. 10-11). This ‘magic circle’ promotes </w:t>
      </w:r>
      <w:r w:rsidR="00342DD1">
        <w:rPr>
          <w:rFonts w:ascii="Times New Roman" w:eastAsiaTheme="minorEastAsia" w:hAnsi="Times New Roman"/>
          <w:color w:val="000000"/>
        </w:rPr>
        <w:t xml:space="preserve">individual </w:t>
      </w:r>
      <w:r w:rsidR="006861C8" w:rsidRPr="00712848">
        <w:rPr>
          <w:rFonts w:ascii="Times New Roman" w:eastAsiaTheme="minorEastAsia" w:hAnsi="Times New Roman"/>
          <w:color w:val="000000"/>
        </w:rPr>
        <w:t>meaning</w:t>
      </w:r>
      <w:r w:rsidR="00EB2242">
        <w:rPr>
          <w:rFonts w:ascii="Times New Roman" w:eastAsiaTheme="minorEastAsia" w:hAnsi="Times New Roman"/>
          <w:color w:val="000000"/>
        </w:rPr>
        <w:t>,</w:t>
      </w:r>
      <w:r w:rsidR="006861C8" w:rsidRPr="00712848">
        <w:rPr>
          <w:rFonts w:ascii="Times New Roman" w:eastAsiaTheme="minorEastAsia" w:hAnsi="Times New Roman"/>
          <w:color w:val="000000"/>
        </w:rPr>
        <w:t xml:space="preserve"> reason, value for expression, and spiritual associations as well as cultural implications</w:t>
      </w:r>
      <w:r w:rsidR="00EB2242">
        <w:rPr>
          <w:rFonts w:ascii="Times New Roman" w:eastAsiaTheme="minorEastAsia" w:hAnsi="Times New Roman"/>
          <w:color w:val="000000"/>
        </w:rPr>
        <w:t xml:space="preserve"> and collective significance</w:t>
      </w:r>
      <w:r w:rsidR="006861C8" w:rsidRPr="00712848">
        <w:rPr>
          <w:rFonts w:ascii="Times New Roman" w:eastAsiaTheme="minorEastAsia" w:hAnsi="Times New Roman"/>
          <w:color w:val="000000"/>
        </w:rPr>
        <w:t xml:space="preserve"> (p. 9). Games and play</w:t>
      </w:r>
      <w:r w:rsidR="00A62C98" w:rsidRPr="00712848">
        <w:rPr>
          <w:rFonts w:ascii="Times New Roman" w:eastAsiaTheme="minorEastAsia" w:hAnsi="Times New Roman"/>
          <w:color w:val="000000"/>
        </w:rPr>
        <w:t xml:space="preserve"> a</w:t>
      </w:r>
      <w:r w:rsidR="00335BC6" w:rsidRPr="00712848">
        <w:rPr>
          <w:rFonts w:ascii="Times New Roman" w:eastAsiaTheme="minorEastAsia" w:hAnsi="Times New Roman"/>
          <w:color w:val="000000"/>
        </w:rPr>
        <w:t xml:space="preserve">re integral to </w:t>
      </w:r>
      <w:r w:rsidR="006861C8" w:rsidRPr="00712848">
        <w:rPr>
          <w:rFonts w:ascii="Times New Roman" w:eastAsiaTheme="minorEastAsia" w:hAnsi="Times New Roman"/>
          <w:color w:val="000000"/>
        </w:rPr>
        <w:t xml:space="preserve">cultural and </w:t>
      </w:r>
      <w:r w:rsidR="00335BC6" w:rsidRPr="00712848">
        <w:rPr>
          <w:rFonts w:ascii="Times New Roman" w:eastAsiaTheme="minorEastAsia" w:hAnsi="Times New Roman"/>
          <w:color w:val="000000"/>
        </w:rPr>
        <w:t>social function</w:t>
      </w:r>
      <w:r w:rsidR="00801F53" w:rsidRPr="00712848">
        <w:rPr>
          <w:rFonts w:ascii="Times New Roman" w:eastAsiaTheme="minorEastAsia" w:hAnsi="Times New Roman"/>
          <w:color w:val="000000"/>
        </w:rPr>
        <w:t>ing</w:t>
      </w:r>
      <w:r w:rsidR="00335BC6" w:rsidRPr="00712848">
        <w:rPr>
          <w:rFonts w:ascii="Times New Roman" w:eastAsiaTheme="minorEastAsia" w:hAnsi="Times New Roman"/>
          <w:color w:val="000000"/>
        </w:rPr>
        <w:t xml:space="preserve"> (p. 4). </w:t>
      </w:r>
      <w:r w:rsidR="006861C8" w:rsidRPr="00712848">
        <w:rPr>
          <w:rFonts w:ascii="Times New Roman" w:eastAsiaTheme="minorEastAsia" w:hAnsi="Times New Roman"/>
          <w:color w:val="000000"/>
        </w:rPr>
        <w:t>They augment</w:t>
      </w:r>
      <w:r w:rsidR="00801F53" w:rsidRPr="00712848">
        <w:rPr>
          <w:rFonts w:ascii="Times New Roman" w:eastAsiaTheme="minorEastAsia" w:hAnsi="Times New Roman"/>
          <w:color w:val="000000"/>
        </w:rPr>
        <w:t xml:space="preserve"> physical and cognitive skills, such as knowledge</w:t>
      </w:r>
      <w:r w:rsidR="00EB2242">
        <w:rPr>
          <w:rFonts w:ascii="Times New Roman" w:eastAsiaTheme="minorEastAsia" w:hAnsi="Times New Roman"/>
          <w:color w:val="000000"/>
        </w:rPr>
        <w:t xml:space="preserve"> and</w:t>
      </w:r>
      <w:r w:rsidR="00801F53" w:rsidRPr="00712848">
        <w:rPr>
          <w:rFonts w:ascii="Times New Roman" w:eastAsiaTheme="minorEastAsia" w:hAnsi="Times New Roman"/>
          <w:color w:val="000000"/>
        </w:rPr>
        <w:t xml:space="preserve"> strength, </w:t>
      </w:r>
      <w:r w:rsidR="00EB2242">
        <w:rPr>
          <w:rFonts w:ascii="Times New Roman" w:eastAsiaTheme="minorEastAsia" w:hAnsi="Times New Roman"/>
          <w:color w:val="000000"/>
        </w:rPr>
        <w:t>along with attributes, like courage, through</w:t>
      </w:r>
      <w:r w:rsidR="00801F53" w:rsidRPr="00712848">
        <w:rPr>
          <w:rFonts w:ascii="Times New Roman" w:eastAsiaTheme="minorEastAsia" w:hAnsi="Times New Roman"/>
          <w:color w:val="000000"/>
        </w:rPr>
        <w:t xml:space="preserve"> activities, such as exercise</w:t>
      </w:r>
      <w:r w:rsidR="00EB2242">
        <w:rPr>
          <w:rFonts w:ascii="Times New Roman" w:eastAsiaTheme="minorEastAsia" w:hAnsi="Times New Roman"/>
          <w:color w:val="000000"/>
        </w:rPr>
        <w:t>,</w:t>
      </w:r>
      <w:r w:rsidR="00801F53" w:rsidRPr="00712848">
        <w:rPr>
          <w:rFonts w:ascii="Times New Roman" w:eastAsiaTheme="minorEastAsia" w:hAnsi="Times New Roman"/>
          <w:color w:val="000000"/>
        </w:rPr>
        <w:t xml:space="preserve"> </w:t>
      </w:r>
      <w:r w:rsidR="001E66E2" w:rsidRPr="00712848">
        <w:rPr>
          <w:rFonts w:ascii="Times New Roman" w:eastAsiaTheme="minorEastAsia" w:hAnsi="Times New Roman"/>
          <w:color w:val="000000"/>
        </w:rPr>
        <w:t>reflection</w:t>
      </w:r>
      <w:r w:rsidR="00EB2242">
        <w:rPr>
          <w:rFonts w:ascii="Times New Roman" w:eastAsiaTheme="minorEastAsia" w:hAnsi="Times New Roman"/>
          <w:color w:val="000000"/>
        </w:rPr>
        <w:t>, and competition</w:t>
      </w:r>
      <w:r w:rsidR="001E66E2" w:rsidRPr="00712848">
        <w:rPr>
          <w:rFonts w:ascii="Times New Roman" w:eastAsiaTheme="minorEastAsia" w:hAnsi="Times New Roman"/>
          <w:color w:val="000000"/>
        </w:rPr>
        <w:t xml:space="preserve"> </w:t>
      </w:r>
      <w:r w:rsidR="006861C8" w:rsidRPr="00712848">
        <w:rPr>
          <w:rFonts w:ascii="Times New Roman" w:eastAsiaTheme="minorEastAsia" w:hAnsi="Times New Roman"/>
          <w:color w:val="000000"/>
        </w:rPr>
        <w:t xml:space="preserve">(p. 48). </w:t>
      </w:r>
      <w:r w:rsidR="001E66E2" w:rsidRPr="00712848">
        <w:rPr>
          <w:rFonts w:ascii="Times New Roman" w:eastAsiaTheme="minorEastAsia" w:hAnsi="Times New Roman"/>
          <w:color w:val="000000"/>
        </w:rPr>
        <w:t xml:space="preserve">Through a cyclical process, these </w:t>
      </w:r>
      <w:r w:rsidR="00B65AD9" w:rsidRPr="00712848">
        <w:rPr>
          <w:rFonts w:ascii="Times New Roman" w:eastAsiaTheme="minorEastAsia" w:hAnsi="Times New Roman"/>
          <w:color w:val="000000"/>
        </w:rPr>
        <w:t>gamic properties</w:t>
      </w:r>
      <w:r w:rsidR="001E66E2" w:rsidRPr="00712848">
        <w:rPr>
          <w:rFonts w:ascii="Times New Roman" w:eastAsiaTheme="minorEastAsia" w:hAnsi="Times New Roman"/>
          <w:color w:val="000000"/>
        </w:rPr>
        <w:t xml:space="preserve"> affect our culture. </w:t>
      </w:r>
      <w:r w:rsidR="00B65AD9" w:rsidRPr="00712848">
        <w:rPr>
          <w:rFonts w:ascii="Times New Roman" w:eastAsiaTheme="minorEastAsia" w:hAnsi="Times New Roman"/>
          <w:color w:val="000000"/>
        </w:rPr>
        <w:t xml:space="preserve">Games </w:t>
      </w:r>
      <w:r w:rsidR="001E66E2" w:rsidRPr="00712848">
        <w:rPr>
          <w:rFonts w:ascii="Times New Roman" w:eastAsiaTheme="minorEastAsia" w:hAnsi="Times New Roman"/>
          <w:color w:val="000000"/>
        </w:rPr>
        <w:t>that test feats of strength value strength and physicality, and so culture glorifies and advocates the existence of strong</w:t>
      </w:r>
      <w:r w:rsidR="003A422F" w:rsidRPr="00712848">
        <w:rPr>
          <w:rFonts w:ascii="Times New Roman" w:eastAsiaTheme="minorEastAsia" w:hAnsi="Times New Roman"/>
          <w:color w:val="000000"/>
        </w:rPr>
        <w:t>, physical</w:t>
      </w:r>
      <w:r w:rsidR="001E66E2" w:rsidRPr="00712848">
        <w:rPr>
          <w:rFonts w:ascii="Times New Roman" w:eastAsiaTheme="minorEastAsia" w:hAnsi="Times New Roman"/>
          <w:color w:val="000000"/>
        </w:rPr>
        <w:t xml:space="preserve"> individuals. Culture shapes individual identities through the surrounding</w:t>
      </w:r>
      <w:r w:rsidR="003A422F" w:rsidRPr="00712848">
        <w:rPr>
          <w:rFonts w:ascii="Times New Roman" w:eastAsiaTheme="minorEastAsia" w:hAnsi="Times New Roman"/>
          <w:color w:val="000000"/>
        </w:rPr>
        <w:t xml:space="preserve"> environment, and a</w:t>
      </w:r>
      <w:r w:rsidR="00801F53" w:rsidRPr="00712848">
        <w:rPr>
          <w:rFonts w:ascii="Times New Roman" w:eastAsiaTheme="minorEastAsia" w:hAnsi="Times New Roman"/>
          <w:color w:val="000000"/>
        </w:rPr>
        <w:t>s</w:t>
      </w:r>
      <w:r w:rsidR="006861C8" w:rsidRPr="00712848">
        <w:rPr>
          <w:rFonts w:ascii="Times New Roman" w:eastAsiaTheme="minorEastAsia" w:hAnsi="Times New Roman"/>
          <w:color w:val="000000"/>
        </w:rPr>
        <w:t xml:space="preserve"> Huizinga states, “culture aris</w:t>
      </w:r>
      <w:r w:rsidR="00F66B4A" w:rsidRPr="00712848">
        <w:rPr>
          <w:rFonts w:ascii="Times New Roman" w:eastAsiaTheme="minorEastAsia" w:hAnsi="Times New Roman"/>
          <w:color w:val="000000"/>
        </w:rPr>
        <w:t>es in the form of play”</w:t>
      </w:r>
      <w:r w:rsidR="00BA235B" w:rsidRPr="00712848">
        <w:rPr>
          <w:rFonts w:ascii="Times New Roman" w:eastAsiaTheme="minorEastAsia" w:hAnsi="Times New Roman"/>
          <w:color w:val="000000"/>
        </w:rPr>
        <w:t xml:space="preserve"> </w:t>
      </w:r>
      <w:r w:rsidR="00801F53" w:rsidRPr="00712848">
        <w:rPr>
          <w:rFonts w:ascii="Times New Roman" w:eastAsiaTheme="minorEastAsia" w:hAnsi="Times New Roman"/>
          <w:color w:val="000000"/>
        </w:rPr>
        <w:t>(p. 46).</w:t>
      </w:r>
      <w:r w:rsidR="006861C8" w:rsidRPr="00712848">
        <w:rPr>
          <w:rFonts w:ascii="Times New Roman" w:eastAsiaTheme="minorEastAsia" w:hAnsi="Times New Roman"/>
          <w:color w:val="000000"/>
        </w:rPr>
        <w:t xml:space="preserve"> </w:t>
      </w:r>
      <w:r w:rsidR="003A422F" w:rsidRPr="00712848">
        <w:rPr>
          <w:rFonts w:ascii="Times New Roman" w:eastAsiaTheme="minorEastAsia" w:hAnsi="Times New Roman"/>
          <w:color w:val="000000"/>
        </w:rPr>
        <w:t xml:space="preserve">This cycle can be simplified to: culture shapes </w:t>
      </w:r>
      <w:proofErr w:type="gramStart"/>
      <w:r w:rsidR="003A422F" w:rsidRPr="00712848">
        <w:rPr>
          <w:rFonts w:ascii="Times New Roman" w:eastAsiaTheme="minorEastAsia" w:hAnsi="Times New Roman"/>
          <w:color w:val="000000"/>
        </w:rPr>
        <w:t>individuals,</w:t>
      </w:r>
      <w:proofErr w:type="gramEnd"/>
      <w:r w:rsidR="003A422F" w:rsidRPr="00712848">
        <w:rPr>
          <w:rFonts w:ascii="Times New Roman" w:eastAsiaTheme="minorEastAsia" w:hAnsi="Times New Roman"/>
          <w:color w:val="000000"/>
        </w:rPr>
        <w:t xml:space="preserve"> </w:t>
      </w:r>
      <w:r w:rsidR="007A0B8F" w:rsidRPr="00712848">
        <w:rPr>
          <w:rFonts w:ascii="Times New Roman" w:eastAsiaTheme="minorEastAsia" w:hAnsi="Times New Roman"/>
          <w:color w:val="000000"/>
        </w:rPr>
        <w:t>individuals play, and play shapes culture.</w:t>
      </w:r>
    </w:p>
    <w:p w:rsidR="006C74D3" w:rsidRPr="00A77B5B" w:rsidRDefault="003A422F" w:rsidP="00712848">
      <w:pPr>
        <w:spacing w:line="480" w:lineRule="auto"/>
        <w:contextualSpacing/>
        <w:rPr>
          <w:rFonts w:ascii="Times New Roman" w:eastAsiaTheme="minorEastAsia" w:hAnsi="Times New Roman"/>
          <w:color w:val="000000"/>
        </w:rPr>
      </w:pPr>
      <w:r w:rsidRPr="00712848">
        <w:rPr>
          <w:rFonts w:ascii="Times New Roman" w:eastAsiaTheme="minorEastAsia" w:hAnsi="Times New Roman"/>
          <w:color w:val="000000"/>
        </w:rPr>
        <w:tab/>
      </w:r>
      <w:r w:rsidR="007A0B8F" w:rsidRPr="00712848">
        <w:rPr>
          <w:rFonts w:ascii="Times New Roman" w:eastAsiaTheme="minorEastAsia" w:hAnsi="Times New Roman"/>
          <w:color w:val="000000"/>
        </w:rPr>
        <w:t>This relationship between games and play exists in nature</w:t>
      </w:r>
      <w:r w:rsidR="00732127" w:rsidRPr="00712848">
        <w:rPr>
          <w:rFonts w:ascii="Times New Roman" w:eastAsiaTheme="minorEastAsia" w:hAnsi="Times New Roman"/>
          <w:color w:val="000000"/>
        </w:rPr>
        <w:t xml:space="preserve"> and flows through life. </w:t>
      </w:r>
      <w:r w:rsidRPr="00712848">
        <w:rPr>
          <w:rFonts w:ascii="Times New Roman" w:eastAsiaTheme="minorEastAsia" w:hAnsi="Times New Roman"/>
          <w:color w:val="000000"/>
        </w:rPr>
        <w:t xml:space="preserve">Games and play have been apparent in </w:t>
      </w:r>
      <w:r w:rsidR="00FE0945" w:rsidRPr="00712848">
        <w:rPr>
          <w:rFonts w:ascii="Times New Roman" w:eastAsiaTheme="minorEastAsia" w:hAnsi="Times New Roman"/>
          <w:color w:val="000000"/>
        </w:rPr>
        <w:t xml:space="preserve">a number of areas and disciplines: language, law, war, self-awareness, poetry, stories, philosophy, art, </w:t>
      </w:r>
      <w:r w:rsidR="00732127" w:rsidRPr="00712848">
        <w:rPr>
          <w:rFonts w:ascii="Times New Roman" w:eastAsiaTheme="minorEastAsia" w:hAnsi="Times New Roman"/>
          <w:color w:val="000000"/>
        </w:rPr>
        <w:t xml:space="preserve">business, </w:t>
      </w:r>
      <w:r w:rsidR="00FE0945" w:rsidRPr="00712848">
        <w:rPr>
          <w:rFonts w:ascii="Times New Roman" w:eastAsiaTheme="minorEastAsia" w:hAnsi="Times New Roman"/>
          <w:color w:val="000000"/>
        </w:rPr>
        <w:t>and in various other a</w:t>
      </w:r>
      <w:r w:rsidR="00732127" w:rsidRPr="00712848">
        <w:rPr>
          <w:rFonts w:ascii="Times New Roman" w:eastAsiaTheme="minorEastAsia" w:hAnsi="Times New Roman"/>
          <w:color w:val="000000"/>
        </w:rPr>
        <w:t>spects of civilization (Huizinga, 1955). They occur across cultures, and they even occur across phy</w:t>
      </w:r>
      <w:r w:rsidR="00EB2242">
        <w:rPr>
          <w:rFonts w:ascii="Times New Roman" w:eastAsiaTheme="minorEastAsia" w:hAnsi="Times New Roman"/>
          <w:color w:val="000000"/>
        </w:rPr>
        <w:t>la:</w:t>
      </w:r>
      <w:r w:rsidR="00174BEF" w:rsidRPr="00712848">
        <w:rPr>
          <w:rFonts w:ascii="Times New Roman" w:eastAsiaTheme="minorEastAsia" w:hAnsi="Times New Roman"/>
          <w:color w:val="000000"/>
        </w:rPr>
        <w:t xml:space="preserve"> “Animals play just like men</w:t>
      </w:r>
      <w:r w:rsidR="00732127" w:rsidRPr="00712848">
        <w:rPr>
          <w:rFonts w:ascii="Times New Roman" w:eastAsiaTheme="minorEastAsia" w:hAnsi="Times New Roman"/>
          <w:color w:val="000000"/>
        </w:rPr>
        <w:t>”</w:t>
      </w:r>
      <w:r w:rsidR="00174BEF" w:rsidRPr="00712848">
        <w:rPr>
          <w:rFonts w:ascii="Times New Roman" w:eastAsiaTheme="minorEastAsia" w:hAnsi="Times New Roman"/>
          <w:color w:val="000000"/>
        </w:rPr>
        <w:t xml:space="preserve"> (p. 1).</w:t>
      </w:r>
      <w:r w:rsidR="00732127" w:rsidRPr="00712848">
        <w:rPr>
          <w:rFonts w:ascii="Times New Roman" w:eastAsiaTheme="minorEastAsia" w:hAnsi="Times New Roman"/>
          <w:color w:val="000000"/>
        </w:rPr>
        <w:t xml:space="preserve"> </w:t>
      </w:r>
      <w:r w:rsidR="00174BEF" w:rsidRPr="00712848">
        <w:rPr>
          <w:rFonts w:ascii="Times New Roman" w:eastAsiaTheme="minorEastAsia" w:hAnsi="Times New Roman"/>
          <w:color w:val="000000"/>
        </w:rPr>
        <w:t>Dogs growl and bite—or barely bite—when playing with a human or gamboling with another dog. Lions</w:t>
      </w:r>
      <w:r w:rsidR="002B3341" w:rsidRPr="00712848">
        <w:rPr>
          <w:rFonts w:ascii="Times New Roman" w:eastAsiaTheme="minorEastAsia" w:hAnsi="Times New Roman"/>
          <w:color w:val="000000"/>
        </w:rPr>
        <w:t xml:space="preserve"> learn to hunt by modeling and play</w:t>
      </w:r>
      <w:r w:rsidR="00281951" w:rsidRPr="00712848">
        <w:rPr>
          <w:rFonts w:ascii="Times New Roman" w:eastAsiaTheme="minorEastAsia" w:hAnsi="Times New Roman"/>
          <w:color w:val="000000"/>
        </w:rPr>
        <w:t>ing</w:t>
      </w:r>
      <w:r w:rsidR="003F386A" w:rsidRPr="00712848">
        <w:rPr>
          <w:rFonts w:ascii="Times New Roman" w:eastAsiaTheme="minorEastAsia" w:hAnsi="Times New Roman"/>
          <w:color w:val="000000"/>
        </w:rPr>
        <w:t xml:space="preserve">, wherein play </w:t>
      </w:r>
      <w:r w:rsidR="00281951" w:rsidRPr="00712848">
        <w:rPr>
          <w:rFonts w:ascii="Times New Roman" w:eastAsiaTheme="minorEastAsia" w:hAnsi="Times New Roman"/>
          <w:color w:val="000000"/>
        </w:rPr>
        <w:t>serves as a learning mechanism and influences social interaction</w:t>
      </w:r>
      <w:r w:rsidR="003F386A" w:rsidRPr="00712848">
        <w:rPr>
          <w:rFonts w:ascii="Times New Roman" w:eastAsiaTheme="minorEastAsia" w:hAnsi="Times New Roman"/>
          <w:color w:val="000000"/>
        </w:rPr>
        <w:t xml:space="preserve"> (Van Eck, 2006</w:t>
      </w:r>
      <w:r w:rsidR="00325A69" w:rsidRPr="00712848">
        <w:rPr>
          <w:rFonts w:ascii="Times New Roman" w:eastAsiaTheme="minorEastAsia" w:hAnsi="Times New Roman"/>
          <w:color w:val="000000"/>
        </w:rPr>
        <w:t>, p. 18</w:t>
      </w:r>
      <w:r w:rsidR="003F386A" w:rsidRPr="00712848">
        <w:rPr>
          <w:rFonts w:ascii="Times New Roman" w:eastAsiaTheme="minorEastAsia" w:hAnsi="Times New Roman"/>
          <w:color w:val="000000"/>
        </w:rPr>
        <w:t>)</w:t>
      </w:r>
      <w:r w:rsidR="00281951" w:rsidRPr="00712848">
        <w:rPr>
          <w:rFonts w:ascii="Times New Roman" w:eastAsiaTheme="minorEastAsia" w:hAnsi="Times New Roman"/>
          <w:color w:val="000000"/>
        </w:rPr>
        <w:t xml:space="preserve">. </w:t>
      </w:r>
      <w:r w:rsidR="00174BEF" w:rsidRPr="00712848">
        <w:rPr>
          <w:rFonts w:ascii="Times New Roman" w:eastAsiaTheme="minorEastAsia" w:hAnsi="Times New Roman"/>
          <w:color w:val="000000"/>
        </w:rPr>
        <w:t>These tendencies to play serve a plethora of behaviors—</w:t>
      </w:r>
      <w:r w:rsidR="001E1157" w:rsidRPr="00712848">
        <w:rPr>
          <w:rFonts w:ascii="Times New Roman" w:eastAsiaTheme="minorEastAsia" w:hAnsi="Times New Roman"/>
          <w:color w:val="000000"/>
        </w:rPr>
        <w:t xml:space="preserve">educational, </w:t>
      </w:r>
      <w:r w:rsidR="00174BEF" w:rsidRPr="00712848">
        <w:rPr>
          <w:rFonts w:ascii="Times New Roman" w:eastAsiaTheme="minorEastAsia" w:hAnsi="Times New Roman"/>
          <w:color w:val="000000"/>
        </w:rPr>
        <w:t xml:space="preserve">agonistic, </w:t>
      </w:r>
      <w:r w:rsidR="00F34D49" w:rsidRPr="00712848">
        <w:rPr>
          <w:rFonts w:ascii="Times New Roman" w:eastAsiaTheme="minorEastAsia" w:hAnsi="Times New Roman"/>
          <w:color w:val="000000"/>
        </w:rPr>
        <w:t>cultural</w:t>
      </w:r>
      <w:r w:rsidR="00174BEF" w:rsidRPr="00712848">
        <w:rPr>
          <w:rFonts w:ascii="Times New Roman" w:eastAsiaTheme="minorEastAsia" w:hAnsi="Times New Roman"/>
          <w:color w:val="000000"/>
        </w:rPr>
        <w:t>, spiritu</w:t>
      </w:r>
      <w:r w:rsidR="003F386A" w:rsidRPr="00712848">
        <w:rPr>
          <w:rFonts w:ascii="Times New Roman" w:eastAsiaTheme="minorEastAsia" w:hAnsi="Times New Roman"/>
          <w:color w:val="000000"/>
        </w:rPr>
        <w:t>alistic, etc</w:t>
      </w:r>
      <w:r w:rsidR="007F14FE">
        <w:rPr>
          <w:rFonts w:ascii="Times New Roman" w:eastAsiaTheme="minorEastAsia" w:hAnsi="Times New Roman"/>
          <w:color w:val="000000"/>
        </w:rPr>
        <w:t>.</w:t>
      </w:r>
      <w:r w:rsidR="000E7EBE">
        <w:rPr>
          <w:rFonts w:ascii="Times New Roman" w:eastAsiaTheme="minorEastAsia" w:hAnsi="Times New Roman"/>
          <w:color w:val="000000"/>
        </w:rPr>
        <w:t xml:space="preserve"> (Huizinga, 1955, p. 173; Van Eck, 2006, p. 18)</w:t>
      </w:r>
      <w:r w:rsidR="002B3341" w:rsidRPr="00712848">
        <w:rPr>
          <w:rFonts w:ascii="Times New Roman" w:eastAsiaTheme="minorEastAsia" w:hAnsi="Times New Roman"/>
          <w:color w:val="000000"/>
        </w:rPr>
        <w:t>. They have persisted throughout l</w:t>
      </w:r>
      <w:r w:rsidR="002913DF" w:rsidRPr="00712848">
        <w:rPr>
          <w:rFonts w:ascii="Times New Roman" w:eastAsiaTheme="minorEastAsia" w:hAnsi="Times New Roman"/>
          <w:color w:val="000000"/>
        </w:rPr>
        <w:t>ife in various shapes and forms.</w:t>
      </w:r>
      <w:r w:rsidR="002B3341" w:rsidRPr="00712848">
        <w:rPr>
          <w:rFonts w:ascii="Times New Roman" w:eastAsiaTheme="minorEastAsia" w:hAnsi="Times New Roman"/>
          <w:color w:val="000000"/>
        </w:rPr>
        <w:t xml:space="preserve"> </w:t>
      </w:r>
      <w:r w:rsidR="002913DF" w:rsidRPr="00712848">
        <w:rPr>
          <w:rFonts w:ascii="Times New Roman" w:eastAsiaTheme="minorEastAsia" w:hAnsi="Times New Roman"/>
          <w:color w:val="000000"/>
        </w:rPr>
        <w:t>As</w:t>
      </w:r>
      <w:r w:rsidR="002B3341" w:rsidRPr="00712848">
        <w:rPr>
          <w:rFonts w:ascii="Times New Roman" w:eastAsiaTheme="minorEastAsia" w:hAnsi="Times New Roman"/>
          <w:color w:val="000000"/>
        </w:rPr>
        <w:t xml:space="preserve"> humans grow and develop</w:t>
      </w:r>
      <w:r w:rsidR="00B65AD9" w:rsidRPr="00712848">
        <w:rPr>
          <w:rFonts w:ascii="Times New Roman" w:eastAsiaTheme="minorEastAsia" w:hAnsi="Times New Roman"/>
          <w:color w:val="000000"/>
        </w:rPr>
        <w:t>,</w:t>
      </w:r>
      <w:r w:rsidR="002B3341" w:rsidRPr="00712848">
        <w:rPr>
          <w:rFonts w:ascii="Times New Roman" w:eastAsiaTheme="minorEastAsia" w:hAnsi="Times New Roman"/>
          <w:color w:val="000000"/>
        </w:rPr>
        <w:t xml:space="preserve"> games and play</w:t>
      </w:r>
      <w:r w:rsidR="00854321">
        <w:rPr>
          <w:rFonts w:ascii="Times New Roman" w:eastAsiaTheme="minorEastAsia" w:hAnsi="Times New Roman"/>
          <w:color w:val="000000"/>
        </w:rPr>
        <w:t xml:space="preserve"> develop</w:t>
      </w:r>
      <w:r w:rsidR="002913DF" w:rsidRPr="00712848">
        <w:rPr>
          <w:rFonts w:ascii="Times New Roman" w:eastAsiaTheme="minorEastAsia" w:hAnsi="Times New Roman"/>
          <w:color w:val="000000"/>
        </w:rPr>
        <w:t xml:space="preserve"> too</w:t>
      </w:r>
      <w:r w:rsidR="002B3341" w:rsidRPr="00712848">
        <w:rPr>
          <w:rFonts w:ascii="Times New Roman" w:eastAsiaTheme="minorEastAsia" w:hAnsi="Times New Roman"/>
          <w:color w:val="000000"/>
        </w:rPr>
        <w:t xml:space="preserve">. Culture, games, and humans form an intricate </w:t>
      </w:r>
      <w:r w:rsidR="003F386A" w:rsidRPr="00712848">
        <w:rPr>
          <w:rFonts w:ascii="Times New Roman" w:eastAsiaTheme="minorEastAsia" w:hAnsi="Times New Roman"/>
          <w:color w:val="000000"/>
        </w:rPr>
        <w:t>web that advance technology</w:t>
      </w:r>
      <w:r w:rsidR="002B3341" w:rsidRPr="00712848">
        <w:rPr>
          <w:rFonts w:ascii="Times New Roman" w:eastAsiaTheme="minorEastAsia" w:hAnsi="Times New Roman"/>
          <w:color w:val="000000"/>
        </w:rPr>
        <w:t xml:space="preserve">, </w:t>
      </w:r>
      <w:r w:rsidR="003F386A" w:rsidRPr="00712848">
        <w:rPr>
          <w:rFonts w:ascii="Times New Roman" w:eastAsiaTheme="minorEastAsia" w:hAnsi="Times New Roman"/>
          <w:color w:val="000000"/>
        </w:rPr>
        <w:t>society</w:t>
      </w:r>
      <w:r w:rsidR="002B3341" w:rsidRPr="00712848">
        <w:rPr>
          <w:rFonts w:ascii="Times New Roman" w:eastAsiaTheme="minorEastAsia" w:hAnsi="Times New Roman"/>
          <w:color w:val="000000"/>
        </w:rPr>
        <w:t xml:space="preserve">, and </w:t>
      </w:r>
      <w:r w:rsidR="00932F5C">
        <w:rPr>
          <w:rFonts w:ascii="Times New Roman" w:eastAsiaTheme="minorEastAsia" w:hAnsi="Times New Roman"/>
          <w:color w:val="000000"/>
        </w:rPr>
        <w:t>literacy</w:t>
      </w:r>
      <w:r w:rsidR="002B3341" w:rsidRPr="00712848">
        <w:rPr>
          <w:rFonts w:ascii="Times New Roman" w:eastAsiaTheme="minorEastAsia" w:hAnsi="Times New Roman"/>
          <w:color w:val="000000"/>
        </w:rPr>
        <w:t xml:space="preserve"> (Dignan, 2011</w:t>
      </w:r>
      <w:r w:rsidR="001F2B71" w:rsidRPr="00712848">
        <w:rPr>
          <w:rFonts w:ascii="Times New Roman" w:eastAsiaTheme="minorEastAsia" w:hAnsi="Times New Roman"/>
          <w:color w:val="000000"/>
        </w:rPr>
        <w:t>, p. 2, 17-18</w:t>
      </w:r>
      <w:r w:rsidR="002B3341" w:rsidRPr="00712848">
        <w:rPr>
          <w:rFonts w:ascii="Times New Roman" w:eastAsiaTheme="minorEastAsia" w:hAnsi="Times New Roman"/>
          <w:color w:val="000000"/>
        </w:rPr>
        <w:t xml:space="preserve">). </w:t>
      </w:r>
    </w:p>
    <w:p w:rsidR="00325A69" w:rsidRPr="00A77B5B" w:rsidRDefault="006C74D3" w:rsidP="00712848">
      <w:pPr>
        <w:spacing w:line="480" w:lineRule="auto"/>
        <w:contextualSpacing/>
        <w:rPr>
          <w:rFonts w:ascii="Times New Roman" w:eastAsiaTheme="minorEastAsia" w:hAnsi="Times New Roman"/>
          <w:b/>
          <w:color w:val="000000"/>
        </w:rPr>
      </w:pPr>
      <w:r w:rsidRPr="00A77B5B">
        <w:rPr>
          <w:rFonts w:ascii="Times New Roman" w:eastAsiaTheme="minorEastAsia" w:hAnsi="Times New Roman"/>
          <w:b/>
          <w:color w:val="000000"/>
        </w:rPr>
        <w:t>The Birth of a Prodigy</w:t>
      </w:r>
    </w:p>
    <w:p w:rsidR="001851EF" w:rsidRPr="00712848" w:rsidRDefault="00325A69" w:rsidP="00712848">
      <w:pPr>
        <w:spacing w:line="480" w:lineRule="auto"/>
        <w:contextualSpacing/>
        <w:rPr>
          <w:rFonts w:ascii="Times New Roman" w:eastAsiaTheme="minorEastAsia" w:hAnsi="Times New Roman"/>
          <w:color w:val="000000"/>
        </w:rPr>
      </w:pPr>
      <w:r w:rsidRPr="00712848">
        <w:rPr>
          <w:rFonts w:ascii="Times New Roman" w:eastAsiaTheme="minorEastAsia" w:hAnsi="Times New Roman"/>
          <w:color w:val="000000"/>
        </w:rPr>
        <w:tab/>
        <w:t xml:space="preserve">Within the last century, games and play have donned a new form—video games and video game play. The rise of this technology has had massive cultural and societal significance. </w:t>
      </w:r>
      <w:r w:rsidR="002913DF" w:rsidRPr="00712848">
        <w:rPr>
          <w:rFonts w:ascii="Times New Roman" w:eastAsiaTheme="minorEastAsia" w:hAnsi="Times New Roman"/>
          <w:color w:val="000000"/>
        </w:rPr>
        <w:t>In the 1950s, s</w:t>
      </w:r>
      <w:r w:rsidR="00DD1463" w:rsidRPr="00712848">
        <w:rPr>
          <w:rFonts w:ascii="Times New Roman" w:eastAsiaTheme="minorEastAsia" w:hAnsi="Times New Roman"/>
          <w:color w:val="000000"/>
        </w:rPr>
        <w:t xml:space="preserve">tudents at large universities, such as MIT, and programmers in military facilities, e.g. Brookhaven National Laboratories, created the first video games </w:t>
      </w:r>
      <w:r w:rsidR="00BD4445" w:rsidRPr="00712848">
        <w:rPr>
          <w:rFonts w:ascii="Times New Roman" w:eastAsiaTheme="minorEastAsia" w:hAnsi="Times New Roman"/>
          <w:color w:val="000000"/>
        </w:rPr>
        <w:t>(Roger</w:t>
      </w:r>
      <w:r w:rsidR="0069538C" w:rsidRPr="00712848">
        <w:rPr>
          <w:rFonts w:ascii="Times New Roman" w:eastAsiaTheme="minorEastAsia" w:hAnsi="Times New Roman"/>
          <w:color w:val="000000"/>
        </w:rPr>
        <w:t>s</w:t>
      </w:r>
      <w:r w:rsidR="00BD4445" w:rsidRPr="00712848">
        <w:rPr>
          <w:rFonts w:ascii="Times New Roman" w:eastAsiaTheme="minorEastAsia" w:hAnsi="Times New Roman"/>
          <w:color w:val="000000"/>
        </w:rPr>
        <w:t xml:space="preserve">, 2010, p. 4). These developments inspired Atari founders to produce the first arcade video game, </w:t>
      </w:r>
      <w:r w:rsidR="00BD4445" w:rsidRPr="00712848">
        <w:rPr>
          <w:rFonts w:ascii="Times New Roman" w:eastAsiaTheme="minorEastAsia" w:hAnsi="Times New Roman"/>
          <w:i/>
          <w:color w:val="000000"/>
        </w:rPr>
        <w:t>Computer Space</w:t>
      </w:r>
      <w:r w:rsidR="00BD4445" w:rsidRPr="00712848">
        <w:rPr>
          <w:rFonts w:ascii="Times New Roman" w:eastAsiaTheme="minorEastAsia" w:hAnsi="Times New Roman"/>
          <w:color w:val="000000"/>
        </w:rPr>
        <w:t xml:space="preserve">, in 1971; thus, </w:t>
      </w:r>
      <w:r w:rsidR="000E7EBE">
        <w:rPr>
          <w:rFonts w:ascii="Times New Roman" w:eastAsiaTheme="minorEastAsia" w:hAnsi="Times New Roman"/>
          <w:color w:val="000000"/>
        </w:rPr>
        <w:t xml:space="preserve">the </w:t>
      </w:r>
      <w:r w:rsidR="007F14FE">
        <w:rPr>
          <w:rFonts w:ascii="Times New Roman" w:eastAsiaTheme="minorEastAsia" w:hAnsi="Times New Roman"/>
          <w:color w:val="000000"/>
        </w:rPr>
        <w:t>1970s dawned</w:t>
      </w:r>
      <w:r w:rsidR="000E7EBE">
        <w:rPr>
          <w:rFonts w:ascii="Times New Roman" w:eastAsiaTheme="minorEastAsia" w:hAnsi="Times New Roman"/>
          <w:color w:val="000000"/>
        </w:rPr>
        <w:t xml:space="preserve"> </w:t>
      </w:r>
      <w:r w:rsidR="00BD4445" w:rsidRPr="00712848">
        <w:rPr>
          <w:rFonts w:ascii="Times New Roman" w:eastAsiaTheme="minorEastAsia" w:hAnsi="Times New Roman"/>
          <w:color w:val="000000"/>
        </w:rPr>
        <w:t xml:space="preserve">the arcade machine in bars and </w:t>
      </w:r>
      <w:r w:rsidR="00F34D49" w:rsidRPr="00712848">
        <w:rPr>
          <w:rFonts w:ascii="Times New Roman" w:eastAsiaTheme="minorEastAsia" w:hAnsi="Times New Roman"/>
          <w:color w:val="000000"/>
        </w:rPr>
        <w:t>the construction of video a</w:t>
      </w:r>
      <w:r w:rsidR="007F14FE">
        <w:rPr>
          <w:rFonts w:ascii="Times New Roman" w:eastAsiaTheme="minorEastAsia" w:hAnsi="Times New Roman"/>
          <w:color w:val="000000"/>
        </w:rPr>
        <w:t>rcades</w:t>
      </w:r>
      <w:r w:rsidR="00F34D49" w:rsidRPr="00712848">
        <w:rPr>
          <w:rFonts w:ascii="Times New Roman" w:eastAsiaTheme="minorEastAsia" w:hAnsi="Times New Roman"/>
          <w:color w:val="000000"/>
        </w:rPr>
        <w:t xml:space="preserve"> </w:t>
      </w:r>
      <w:r w:rsidR="007F14FE">
        <w:rPr>
          <w:rFonts w:ascii="Times New Roman" w:eastAsiaTheme="minorEastAsia" w:hAnsi="Times New Roman"/>
          <w:color w:val="000000"/>
        </w:rPr>
        <w:t xml:space="preserve">across the country </w:t>
      </w:r>
      <w:r w:rsidR="00F34D49" w:rsidRPr="00712848">
        <w:rPr>
          <w:rFonts w:ascii="Times New Roman" w:eastAsiaTheme="minorEastAsia" w:hAnsi="Times New Roman"/>
          <w:color w:val="000000"/>
        </w:rPr>
        <w:t>(p. 4). From vector graphics of</w:t>
      </w:r>
      <w:r w:rsidR="009C5462" w:rsidRPr="00712848">
        <w:rPr>
          <w:rFonts w:ascii="Times New Roman" w:eastAsiaTheme="minorEastAsia" w:hAnsi="Times New Roman"/>
          <w:color w:val="000000"/>
        </w:rPr>
        <w:t xml:space="preserve"> black and white lines to pixels of color, video games produced classic experiences, such as </w:t>
      </w:r>
      <w:r w:rsidR="009C5462" w:rsidRPr="00712848">
        <w:rPr>
          <w:rFonts w:ascii="Times New Roman" w:eastAsiaTheme="minorEastAsia" w:hAnsi="Times New Roman"/>
          <w:i/>
          <w:color w:val="000000"/>
        </w:rPr>
        <w:t>Asteroids</w:t>
      </w:r>
      <w:r w:rsidR="009C5462" w:rsidRPr="00712848">
        <w:rPr>
          <w:rFonts w:ascii="Times New Roman" w:eastAsiaTheme="minorEastAsia" w:hAnsi="Times New Roman"/>
          <w:color w:val="000000"/>
        </w:rPr>
        <w:t xml:space="preserve"> and </w:t>
      </w:r>
      <w:r w:rsidR="009C5462" w:rsidRPr="00712848">
        <w:rPr>
          <w:rFonts w:ascii="Times New Roman" w:eastAsiaTheme="minorEastAsia" w:hAnsi="Times New Roman"/>
          <w:i/>
          <w:color w:val="000000"/>
        </w:rPr>
        <w:t>Pac-Man</w:t>
      </w:r>
      <w:r w:rsidR="009C5462" w:rsidRPr="00712848">
        <w:rPr>
          <w:rFonts w:ascii="Times New Roman" w:eastAsiaTheme="minorEastAsia" w:hAnsi="Times New Roman"/>
          <w:color w:val="000000"/>
        </w:rPr>
        <w:t>, which in turn produced classic, pop-culture characters, such as Donke</w:t>
      </w:r>
      <w:r w:rsidR="001851EF" w:rsidRPr="00712848">
        <w:rPr>
          <w:rFonts w:ascii="Times New Roman" w:eastAsiaTheme="minorEastAsia" w:hAnsi="Times New Roman"/>
          <w:color w:val="000000"/>
        </w:rPr>
        <w:t xml:space="preserve">y Kong </w:t>
      </w:r>
      <w:r w:rsidR="000F4571" w:rsidRPr="00712848">
        <w:rPr>
          <w:rFonts w:ascii="Times New Roman" w:eastAsiaTheme="minorEastAsia" w:hAnsi="Times New Roman"/>
          <w:color w:val="000000"/>
        </w:rPr>
        <w:t xml:space="preserve">and Mario </w:t>
      </w:r>
      <w:r w:rsidR="00F61581">
        <w:rPr>
          <w:rFonts w:ascii="Times New Roman" w:eastAsiaTheme="minorEastAsia" w:hAnsi="Times New Roman"/>
          <w:color w:val="000000"/>
        </w:rPr>
        <w:t>(p. 5).</w:t>
      </w:r>
    </w:p>
    <w:p w:rsidR="00BD7191" w:rsidRPr="00712848" w:rsidRDefault="00F61581" w:rsidP="00712848">
      <w:pPr>
        <w:spacing w:line="480" w:lineRule="auto"/>
        <w:ind w:firstLine="720"/>
        <w:contextualSpacing/>
        <w:rPr>
          <w:rFonts w:ascii="Times New Roman" w:eastAsiaTheme="minorEastAsia" w:hAnsi="Times New Roman"/>
          <w:color w:val="000000"/>
        </w:rPr>
      </w:pPr>
      <w:r>
        <w:rPr>
          <w:rFonts w:ascii="Times New Roman" w:eastAsiaTheme="minorEastAsia" w:hAnsi="Times New Roman"/>
          <w:color w:val="000000"/>
        </w:rPr>
        <w:t xml:space="preserve">As well, the 1970s </w:t>
      </w:r>
      <w:r w:rsidR="007F14FE" w:rsidRPr="00712848">
        <w:rPr>
          <w:rFonts w:ascii="Times New Roman" w:eastAsiaTheme="minorEastAsia" w:hAnsi="Times New Roman"/>
          <w:color w:val="000000"/>
        </w:rPr>
        <w:t xml:space="preserve">brought video gaming to the home front </w:t>
      </w:r>
      <w:r>
        <w:rPr>
          <w:rFonts w:ascii="Times New Roman" w:eastAsiaTheme="minorEastAsia" w:hAnsi="Times New Roman"/>
          <w:color w:val="000000"/>
        </w:rPr>
        <w:t>with the advent of the console and</w:t>
      </w:r>
      <w:r w:rsidR="007F14FE" w:rsidRPr="00712848">
        <w:rPr>
          <w:rFonts w:ascii="Times New Roman" w:eastAsiaTheme="minorEastAsia" w:hAnsi="Times New Roman"/>
          <w:color w:val="000000"/>
        </w:rPr>
        <w:t xml:space="preserve"> personal computers, which allowed video gamers to program and play their games from home, and within a decade, video games entered into the homes of millions of people worldwide (p. 6-8). </w:t>
      </w:r>
      <w:r w:rsidR="001851EF" w:rsidRPr="00712848">
        <w:rPr>
          <w:rFonts w:ascii="Times New Roman" w:eastAsiaTheme="minorEastAsia" w:hAnsi="Times New Roman"/>
          <w:color w:val="000000"/>
        </w:rPr>
        <w:t>Whether they played on</w:t>
      </w:r>
      <w:r w:rsidR="009C5462" w:rsidRPr="00712848">
        <w:rPr>
          <w:rFonts w:ascii="Times New Roman" w:eastAsiaTheme="minorEastAsia" w:hAnsi="Times New Roman"/>
          <w:color w:val="000000"/>
        </w:rPr>
        <w:t xml:space="preserve"> an arcade </w:t>
      </w:r>
      <w:r w:rsidR="001851EF" w:rsidRPr="00712848">
        <w:rPr>
          <w:rFonts w:ascii="Times New Roman" w:eastAsiaTheme="minorEastAsia" w:hAnsi="Times New Roman"/>
          <w:color w:val="000000"/>
        </w:rPr>
        <w:t>cabinet, on a cocktail table,</w:t>
      </w:r>
      <w:r w:rsidR="009C5462" w:rsidRPr="00712848">
        <w:rPr>
          <w:rFonts w:ascii="Times New Roman" w:eastAsiaTheme="minorEastAsia" w:hAnsi="Times New Roman"/>
          <w:color w:val="000000"/>
        </w:rPr>
        <w:t xml:space="preserve"> in an arcade cockpit</w:t>
      </w:r>
      <w:r w:rsidR="001851EF" w:rsidRPr="00712848">
        <w:rPr>
          <w:rFonts w:ascii="Times New Roman" w:eastAsiaTheme="minorEastAsia" w:hAnsi="Times New Roman"/>
          <w:color w:val="000000"/>
        </w:rPr>
        <w:t xml:space="preserve">, on a console, or </w:t>
      </w:r>
      <w:r w:rsidR="007F14FE">
        <w:rPr>
          <w:rFonts w:ascii="Times New Roman" w:eastAsiaTheme="minorEastAsia" w:hAnsi="Times New Roman"/>
          <w:color w:val="000000"/>
        </w:rPr>
        <w:t xml:space="preserve">with </w:t>
      </w:r>
      <w:r w:rsidR="001851EF" w:rsidRPr="00712848">
        <w:rPr>
          <w:rFonts w:ascii="Times New Roman" w:eastAsiaTheme="minorEastAsia" w:hAnsi="Times New Roman"/>
          <w:color w:val="000000"/>
        </w:rPr>
        <w:t>a PC</w:t>
      </w:r>
      <w:r w:rsidR="009C5462" w:rsidRPr="00712848">
        <w:rPr>
          <w:rFonts w:ascii="Times New Roman" w:eastAsiaTheme="minorEastAsia" w:hAnsi="Times New Roman"/>
          <w:color w:val="000000"/>
        </w:rPr>
        <w:t xml:space="preserve">, video gamers became enthralled with this new media, and </w:t>
      </w:r>
      <w:r w:rsidR="0058275F" w:rsidRPr="00712848">
        <w:rPr>
          <w:rFonts w:ascii="Times New Roman" w:eastAsiaTheme="minorEastAsia" w:hAnsi="Times New Roman"/>
          <w:color w:val="000000"/>
        </w:rPr>
        <w:t>video games swept the world over with new and varied genres, themes, controllers, graphics, and game play experience</w:t>
      </w:r>
      <w:r w:rsidR="001851EF" w:rsidRPr="00712848">
        <w:rPr>
          <w:rFonts w:ascii="Times New Roman" w:eastAsiaTheme="minorEastAsia" w:hAnsi="Times New Roman"/>
          <w:color w:val="000000"/>
        </w:rPr>
        <w:t>s</w:t>
      </w:r>
      <w:r w:rsidR="0058275F" w:rsidRPr="00712848">
        <w:rPr>
          <w:rFonts w:ascii="Times New Roman" w:eastAsiaTheme="minorEastAsia" w:hAnsi="Times New Roman"/>
          <w:color w:val="000000"/>
        </w:rPr>
        <w:t xml:space="preserve"> (</w:t>
      </w:r>
      <w:r w:rsidR="000F4571" w:rsidRPr="00712848">
        <w:rPr>
          <w:rFonts w:ascii="Times New Roman" w:eastAsiaTheme="minorEastAsia" w:hAnsi="Times New Roman"/>
          <w:color w:val="000000"/>
        </w:rPr>
        <w:t xml:space="preserve">Rogers, 2010, </w:t>
      </w:r>
      <w:r w:rsidR="0058275F" w:rsidRPr="00712848">
        <w:rPr>
          <w:rFonts w:ascii="Times New Roman" w:eastAsiaTheme="minorEastAsia" w:hAnsi="Times New Roman"/>
          <w:color w:val="000000"/>
        </w:rPr>
        <w:t xml:space="preserve">p. 5). </w:t>
      </w:r>
      <w:r w:rsidR="00BD7191" w:rsidRPr="00712848">
        <w:rPr>
          <w:rFonts w:ascii="Times New Roman" w:eastAsiaTheme="minorEastAsia" w:hAnsi="Times New Roman"/>
          <w:color w:val="000000"/>
        </w:rPr>
        <w:t>As v</w:t>
      </w:r>
      <w:r w:rsidR="000E7EBE">
        <w:rPr>
          <w:rFonts w:ascii="Times New Roman" w:eastAsiaTheme="minorEastAsia" w:hAnsi="Times New Roman"/>
          <w:color w:val="000000"/>
        </w:rPr>
        <w:t>ideo game culture increased, it</w:t>
      </w:r>
      <w:r w:rsidR="00BD7191" w:rsidRPr="00712848">
        <w:rPr>
          <w:rFonts w:ascii="Times New Roman" w:eastAsiaTheme="minorEastAsia" w:hAnsi="Times New Roman"/>
          <w:color w:val="000000"/>
        </w:rPr>
        <w:t xml:space="preserve">s </w:t>
      </w:r>
      <w:r w:rsidR="000E7EBE">
        <w:rPr>
          <w:rFonts w:ascii="Times New Roman" w:eastAsiaTheme="minorEastAsia" w:hAnsi="Times New Roman"/>
          <w:color w:val="000000"/>
        </w:rPr>
        <w:t>influence</w:t>
      </w:r>
      <w:r w:rsidR="00BD7191" w:rsidRPr="00712848">
        <w:rPr>
          <w:rFonts w:ascii="Times New Roman" w:eastAsiaTheme="minorEastAsia" w:hAnsi="Times New Roman"/>
          <w:color w:val="000000"/>
        </w:rPr>
        <w:t xml:space="preserve"> on technology and society grew in parallel; for example, mini-theme park rides, virtual simulators, and fighting booths arose in the form of </w:t>
      </w:r>
      <w:r w:rsidR="000F4571" w:rsidRPr="00712848">
        <w:rPr>
          <w:rFonts w:ascii="Times New Roman" w:eastAsiaTheme="minorEastAsia" w:hAnsi="Times New Roman"/>
          <w:color w:val="000000"/>
        </w:rPr>
        <w:t>grand</w:t>
      </w:r>
      <w:r w:rsidR="00BD7191" w:rsidRPr="00712848">
        <w:rPr>
          <w:rFonts w:ascii="Times New Roman" w:eastAsiaTheme="minorEastAsia" w:hAnsi="Times New Roman"/>
          <w:color w:val="000000"/>
        </w:rPr>
        <w:t xml:space="preserve"> arcades and facilities, like Virtual World’s BattleTech Centers with their</w:t>
      </w:r>
      <w:r w:rsidR="009240AC">
        <w:rPr>
          <w:rFonts w:ascii="Times New Roman" w:eastAsiaTheme="minorEastAsia" w:hAnsi="Times New Roman"/>
          <w:color w:val="000000"/>
        </w:rPr>
        <w:t xml:space="preserve"> battle tech ‘mec</w:t>
      </w:r>
      <w:r w:rsidR="00A72C02">
        <w:rPr>
          <w:rFonts w:ascii="Times New Roman" w:eastAsiaTheme="minorEastAsia" w:hAnsi="Times New Roman"/>
          <w:color w:val="000000"/>
        </w:rPr>
        <w:t>hs’ (p. 5-6). By the late 1970s and</w:t>
      </w:r>
      <w:r w:rsidR="009240AC">
        <w:rPr>
          <w:rFonts w:ascii="Times New Roman" w:eastAsiaTheme="minorEastAsia" w:hAnsi="Times New Roman"/>
          <w:color w:val="000000"/>
        </w:rPr>
        <w:t xml:space="preserve"> early 1980s, v</w:t>
      </w:r>
      <w:r w:rsidR="00BD7191" w:rsidRPr="00712848">
        <w:rPr>
          <w:rFonts w:ascii="Times New Roman" w:eastAsiaTheme="minorEastAsia" w:hAnsi="Times New Roman"/>
          <w:color w:val="000000"/>
        </w:rPr>
        <w:t xml:space="preserve">ideo games were played at home, in society, and </w:t>
      </w:r>
      <w:proofErr w:type="gramStart"/>
      <w:r w:rsidR="00BD7191" w:rsidRPr="00712848">
        <w:rPr>
          <w:rFonts w:ascii="Times New Roman" w:eastAsiaTheme="minorEastAsia" w:hAnsi="Times New Roman"/>
          <w:color w:val="000000"/>
        </w:rPr>
        <w:t>on-the-go</w:t>
      </w:r>
      <w:proofErr w:type="gramEnd"/>
      <w:r w:rsidR="00BD7191" w:rsidRPr="00712848">
        <w:rPr>
          <w:rFonts w:ascii="Times New Roman" w:eastAsiaTheme="minorEastAsia" w:hAnsi="Times New Roman"/>
          <w:color w:val="000000"/>
        </w:rPr>
        <w:t xml:space="preserve"> </w:t>
      </w:r>
      <w:r w:rsidR="009240AC">
        <w:rPr>
          <w:rFonts w:ascii="Times New Roman" w:eastAsiaTheme="minorEastAsia" w:hAnsi="Times New Roman"/>
          <w:color w:val="000000"/>
        </w:rPr>
        <w:t>through</w:t>
      </w:r>
      <w:r w:rsidR="00BD7191" w:rsidRPr="00712848">
        <w:rPr>
          <w:rFonts w:ascii="Times New Roman" w:eastAsiaTheme="minorEastAsia" w:hAnsi="Times New Roman"/>
          <w:color w:val="000000"/>
        </w:rPr>
        <w:t xml:space="preserve"> handheld gaming (p. 7). </w:t>
      </w:r>
      <w:r w:rsidR="00F34D49" w:rsidRPr="00712848">
        <w:rPr>
          <w:rFonts w:ascii="Times New Roman" w:eastAsiaTheme="minorEastAsia" w:hAnsi="Times New Roman"/>
          <w:color w:val="000000"/>
        </w:rPr>
        <w:t>Video games were everywhere.</w:t>
      </w:r>
    </w:p>
    <w:p w:rsidR="005D1814" w:rsidRPr="00712848" w:rsidRDefault="005D1814" w:rsidP="00712848">
      <w:pPr>
        <w:spacing w:line="480" w:lineRule="auto"/>
        <w:ind w:firstLine="720"/>
        <w:contextualSpacing/>
        <w:rPr>
          <w:rFonts w:ascii="Times New Roman" w:eastAsiaTheme="minorEastAsia" w:hAnsi="Times New Roman"/>
          <w:color w:val="000000"/>
        </w:rPr>
      </w:pPr>
      <w:r w:rsidRPr="00712848">
        <w:rPr>
          <w:rFonts w:ascii="Times New Roman" w:eastAsiaTheme="minorEastAsia" w:hAnsi="Times New Roman"/>
          <w:color w:val="000000"/>
        </w:rPr>
        <w:t xml:space="preserve">Video games came in all kinds of shapes, colors, and flavors: </w:t>
      </w:r>
      <w:r w:rsidRPr="00712848">
        <w:rPr>
          <w:rFonts w:ascii="Times New Roman" w:eastAsiaTheme="minorEastAsia" w:hAnsi="Times New Roman"/>
          <w:i/>
          <w:color w:val="000000"/>
        </w:rPr>
        <w:t>Oregon Trail</w:t>
      </w:r>
      <w:r w:rsidRPr="00712848">
        <w:rPr>
          <w:rFonts w:ascii="Times New Roman" w:eastAsiaTheme="minorEastAsia" w:hAnsi="Times New Roman"/>
          <w:color w:val="000000"/>
        </w:rPr>
        <w:t xml:space="preserve"> (1971), </w:t>
      </w:r>
      <w:r w:rsidRPr="00712848">
        <w:rPr>
          <w:rFonts w:ascii="Times New Roman" w:eastAsiaTheme="minorEastAsia" w:hAnsi="Times New Roman"/>
          <w:i/>
          <w:color w:val="000000"/>
        </w:rPr>
        <w:t>Centipede</w:t>
      </w:r>
      <w:r w:rsidRPr="00712848">
        <w:rPr>
          <w:rFonts w:ascii="Times New Roman" w:eastAsiaTheme="minorEastAsia" w:hAnsi="Times New Roman"/>
          <w:color w:val="000000"/>
        </w:rPr>
        <w:t xml:space="preserve"> (1981), </w:t>
      </w:r>
      <w:r w:rsidRPr="00712848">
        <w:rPr>
          <w:rFonts w:ascii="Times New Roman" w:eastAsiaTheme="minorEastAsia" w:hAnsi="Times New Roman"/>
          <w:i/>
          <w:color w:val="000000"/>
        </w:rPr>
        <w:t xml:space="preserve">Frogger </w:t>
      </w:r>
      <w:r w:rsidRPr="00712848">
        <w:rPr>
          <w:rFonts w:ascii="Times New Roman" w:eastAsiaTheme="minorEastAsia" w:hAnsi="Times New Roman"/>
          <w:color w:val="000000"/>
        </w:rPr>
        <w:t xml:space="preserve">(1981), </w:t>
      </w:r>
      <w:r w:rsidRPr="00712848">
        <w:rPr>
          <w:rFonts w:ascii="Times New Roman" w:eastAsiaTheme="minorEastAsia" w:hAnsi="Times New Roman"/>
          <w:i/>
          <w:color w:val="000000"/>
        </w:rPr>
        <w:t>Castle Wolfenstein</w:t>
      </w:r>
      <w:r w:rsidRPr="00712848">
        <w:rPr>
          <w:rFonts w:ascii="Times New Roman" w:eastAsiaTheme="minorEastAsia" w:hAnsi="Times New Roman"/>
          <w:color w:val="000000"/>
        </w:rPr>
        <w:t xml:space="preserve"> (1981), </w:t>
      </w:r>
      <w:r w:rsidRPr="00712848">
        <w:rPr>
          <w:rFonts w:ascii="Times New Roman" w:eastAsiaTheme="minorEastAsia" w:hAnsi="Times New Roman"/>
          <w:i/>
          <w:color w:val="000000"/>
        </w:rPr>
        <w:t xml:space="preserve">Ms. Pac Man </w:t>
      </w:r>
      <w:r w:rsidRPr="00712848">
        <w:rPr>
          <w:rFonts w:ascii="Times New Roman" w:eastAsiaTheme="minorEastAsia" w:hAnsi="Times New Roman"/>
          <w:color w:val="000000"/>
        </w:rPr>
        <w:t xml:space="preserve">(1982), </w:t>
      </w:r>
      <w:r w:rsidRPr="00712848">
        <w:rPr>
          <w:rFonts w:ascii="Times New Roman" w:eastAsiaTheme="minorEastAsia" w:hAnsi="Times New Roman"/>
          <w:i/>
          <w:color w:val="000000"/>
        </w:rPr>
        <w:t xml:space="preserve">Mario Bros. </w:t>
      </w:r>
      <w:r w:rsidRPr="00712848">
        <w:rPr>
          <w:rFonts w:ascii="Times New Roman" w:eastAsiaTheme="minorEastAsia" w:hAnsi="Times New Roman"/>
          <w:color w:val="000000"/>
        </w:rPr>
        <w:t xml:space="preserve">(1983) </w:t>
      </w:r>
      <w:r w:rsidRPr="00712848">
        <w:rPr>
          <w:rFonts w:ascii="Times New Roman" w:eastAsiaTheme="minorEastAsia" w:hAnsi="Times New Roman"/>
          <w:i/>
          <w:color w:val="000000"/>
        </w:rPr>
        <w:t>Where in the World is Carmen Sandiego?</w:t>
      </w:r>
      <w:r w:rsidRPr="00712848">
        <w:rPr>
          <w:rFonts w:ascii="Times New Roman" w:eastAsiaTheme="minorEastAsia" w:hAnsi="Times New Roman"/>
          <w:color w:val="000000"/>
        </w:rPr>
        <w:t xml:space="preserve"> (1985)</w:t>
      </w:r>
      <w:proofErr w:type="gramStart"/>
      <w:r w:rsidRPr="00712848">
        <w:rPr>
          <w:rFonts w:ascii="Times New Roman" w:eastAsiaTheme="minorEastAsia" w:hAnsi="Times New Roman"/>
          <w:color w:val="000000"/>
        </w:rPr>
        <w:t>,</w:t>
      </w:r>
      <w:r w:rsidR="0069538C" w:rsidRPr="00712848">
        <w:rPr>
          <w:rFonts w:ascii="Times New Roman" w:eastAsiaTheme="minorEastAsia" w:hAnsi="Times New Roman"/>
          <w:color w:val="000000"/>
        </w:rPr>
        <w:t xml:space="preserve"> </w:t>
      </w:r>
      <w:r w:rsidR="0069538C" w:rsidRPr="00712848">
        <w:rPr>
          <w:rFonts w:ascii="Times New Roman" w:eastAsiaTheme="minorEastAsia" w:hAnsi="Times New Roman"/>
          <w:i/>
          <w:color w:val="000000"/>
        </w:rPr>
        <w:t>Super Mario Bros.</w:t>
      </w:r>
      <w:r w:rsidR="0069538C" w:rsidRPr="00712848">
        <w:rPr>
          <w:rFonts w:ascii="Times New Roman" w:eastAsiaTheme="minorEastAsia" w:hAnsi="Times New Roman"/>
          <w:color w:val="000000"/>
        </w:rPr>
        <w:t xml:space="preserve"> (1985),</w:t>
      </w:r>
      <w:r w:rsidRPr="00712848">
        <w:rPr>
          <w:rFonts w:ascii="Times New Roman" w:eastAsiaTheme="minorEastAsia" w:hAnsi="Times New Roman"/>
          <w:color w:val="000000"/>
        </w:rPr>
        <w:t xml:space="preserve"> </w:t>
      </w:r>
      <w:r w:rsidRPr="00712848">
        <w:rPr>
          <w:rFonts w:ascii="Times New Roman" w:eastAsiaTheme="minorEastAsia" w:hAnsi="Times New Roman"/>
          <w:i/>
          <w:color w:val="000000"/>
        </w:rPr>
        <w:t>Math Blaster</w:t>
      </w:r>
      <w:r w:rsidRPr="00712848">
        <w:rPr>
          <w:rFonts w:ascii="Times New Roman" w:eastAsiaTheme="minorEastAsia" w:hAnsi="Times New Roman"/>
          <w:color w:val="000000"/>
        </w:rPr>
        <w:t xml:space="preserve"> (1989)</w:t>
      </w:r>
      <w:r w:rsidR="0069538C" w:rsidRPr="00712848">
        <w:rPr>
          <w:rFonts w:ascii="Times New Roman" w:eastAsiaTheme="minorEastAsia" w:hAnsi="Times New Roman"/>
          <w:color w:val="000000"/>
        </w:rPr>
        <w:t xml:space="preserve">, </w:t>
      </w:r>
      <w:r w:rsidR="0069538C" w:rsidRPr="00712848">
        <w:rPr>
          <w:rFonts w:ascii="Times New Roman" w:eastAsiaTheme="minorEastAsia" w:hAnsi="Times New Roman"/>
          <w:i/>
          <w:color w:val="000000"/>
        </w:rPr>
        <w:t>DOOM</w:t>
      </w:r>
      <w:r w:rsidR="0069538C" w:rsidRPr="00712848">
        <w:rPr>
          <w:rFonts w:ascii="Times New Roman" w:eastAsiaTheme="minorEastAsia" w:hAnsi="Times New Roman"/>
          <w:color w:val="000000"/>
        </w:rPr>
        <w:t xml:space="preserve"> (1993), </w:t>
      </w:r>
      <w:r w:rsidR="0069538C" w:rsidRPr="00712848">
        <w:rPr>
          <w:rFonts w:ascii="Times New Roman" w:eastAsiaTheme="minorEastAsia" w:hAnsi="Times New Roman"/>
          <w:i/>
          <w:color w:val="000000"/>
        </w:rPr>
        <w:t>Myst</w:t>
      </w:r>
      <w:r w:rsidR="0069538C" w:rsidRPr="00712848">
        <w:rPr>
          <w:rFonts w:ascii="Times New Roman" w:eastAsiaTheme="minorEastAsia" w:hAnsi="Times New Roman"/>
          <w:color w:val="000000"/>
        </w:rPr>
        <w:t xml:space="preserve"> (1993), </w:t>
      </w:r>
      <w:r w:rsidR="0069538C" w:rsidRPr="00712848">
        <w:rPr>
          <w:rFonts w:ascii="Times New Roman" w:eastAsiaTheme="minorEastAsia" w:hAnsi="Times New Roman"/>
          <w:i/>
          <w:color w:val="000000"/>
        </w:rPr>
        <w:t>Golden Eye</w:t>
      </w:r>
      <w:r w:rsidR="0069538C" w:rsidRPr="00712848">
        <w:rPr>
          <w:rFonts w:ascii="Times New Roman" w:eastAsiaTheme="minorEastAsia" w:hAnsi="Times New Roman"/>
          <w:color w:val="000000"/>
        </w:rPr>
        <w:t xml:space="preserve"> (1997), and many, many more (Dignan, 2011, p. 11).</w:t>
      </w:r>
      <w:proofErr w:type="gramEnd"/>
      <w:r w:rsidR="0069538C" w:rsidRPr="00712848">
        <w:rPr>
          <w:rFonts w:ascii="Times New Roman" w:eastAsiaTheme="minorEastAsia" w:hAnsi="Times New Roman"/>
          <w:color w:val="000000"/>
        </w:rPr>
        <w:t xml:space="preserve"> </w:t>
      </w:r>
      <w:r w:rsidRPr="00712848">
        <w:rPr>
          <w:rFonts w:ascii="Times New Roman" w:eastAsiaTheme="minorEastAsia" w:hAnsi="Times New Roman"/>
          <w:color w:val="000000"/>
        </w:rPr>
        <w:t>By the 1990s, console and PC gaming began to rival arcade games in controls, graphics, and price (</w:t>
      </w:r>
      <w:r w:rsidR="0069538C" w:rsidRPr="00712848">
        <w:rPr>
          <w:rFonts w:ascii="Times New Roman" w:eastAsiaTheme="minorEastAsia" w:hAnsi="Times New Roman"/>
          <w:color w:val="000000"/>
        </w:rPr>
        <w:t xml:space="preserve">Rogers, 2010, </w:t>
      </w:r>
      <w:r w:rsidRPr="00712848">
        <w:rPr>
          <w:rFonts w:ascii="Times New Roman" w:eastAsiaTheme="minorEastAsia" w:hAnsi="Times New Roman"/>
          <w:color w:val="000000"/>
        </w:rPr>
        <w:t>p. 6).</w:t>
      </w:r>
      <w:r w:rsidR="00A63918" w:rsidRPr="00712848">
        <w:rPr>
          <w:rFonts w:ascii="Times New Roman" w:eastAsiaTheme="minorEastAsia" w:hAnsi="Times New Roman"/>
          <w:color w:val="000000"/>
        </w:rPr>
        <w:t xml:space="preserve"> N</w:t>
      </w:r>
      <w:r w:rsidR="0069538C" w:rsidRPr="00712848">
        <w:rPr>
          <w:rFonts w:ascii="Times New Roman" w:eastAsiaTheme="minorEastAsia" w:hAnsi="Times New Roman"/>
          <w:color w:val="000000"/>
        </w:rPr>
        <w:t xml:space="preserve">ot only did personal gaming devices increase, but </w:t>
      </w:r>
      <w:r w:rsidRPr="00712848">
        <w:rPr>
          <w:rFonts w:ascii="Times New Roman" w:eastAsiaTheme="minorEastAsia" w:hAnsi="Times New Roman"/>
          <w:color w:val="000000"/>
        </w:rPr>
        <w:t>LAN gaming centers as well as internet cafes became a staple in many video gamers’ diets</w:t>
      </w:r>
      <w:r w:rsidR="0069538C" w:rsidRPr="00712848">
        <w:rPr>
          <w:rFonts w:ascii="Times New Roman" w:eastAsiaTheme="minorEastAsia" w:hAnsi="Times New Roman"/>
          <w:color w:val="000000"/>
        </w:rPr>
        <w:t xml:space="preserve"> (p. 6)</w:t>
      </w:r>
      <w:r w:rsidRPr="00712848">
        <w:rPr>
          <w:rFonts w:ascii="Times New Roman" w:eastAsiaTheme="minorEastAsia" w:hAnsi="Times New Roman"/>
          <w:color w:val="000000"/>
        </w:rPr>
        <w:t>.</w:t>
      </w:r>
      <w:r w:rsidR="00A63918" w:rsidRPr="00712848">
        <w:rPr>
          <w:rFonts w:ascii="Times New Roman" w:eastAsiaTheme="minorEastAsia" w:hAnsi="Times New Roman"/>
          <w:color w:val="000000"/>
        </w:rPr>
        <w:t xml:space="preserve"> Advancement after advancement fueled the video game craze: the Atari (1972), Intellivision (1979), Nintendo Entertainment System (1983), Macintosh (1984), Apple IIGS (1986), Sega Genesis (1988), Game Boy (1989), </w:t>
      </w:r>
      <w:r w:rsidR="003F26EB" w:rsidRPr="00712848">
        <w:rPr>
          <w:rFonts w:ascii="Times New Roman" w:eastAsiaTheme="minorEastAsia" w:hAnsi="Times New Roman"/>
          <w:color w:val="000000"/>
        </w:rPr>
        <w:t xml:space="preserve">the incorporation of the Internet (1990s), </w:t>
      </w:r>
      <w:r w:rsidR="00A63918" w:rsidRPr="00712848">
        <w:rPr>
          <w:rFonts w:ascii="Times New Roman" w:eastAsiaTheme="minorEastAsia" w:hAnsi="Times New Roman"/>
          <w:color w:val="000000"/>
        </w:rPr>
        <w:t xml:space="preserve">Neo Geo (1990), Super Nintendo (1990), </w:t>
      </w:r>
      <w:r w:rsidR="003F26EB" w:rsidRPr="00712848">
        <w:rPr>
          <w:rFonts w:ascii="Times New Roman" w:eastAsiaTheme="minorEastAsia" w:hAnsi="Times New Roman"/>
          <w:color w:val="000000"/>
        </w:rPr>
        <w:t>Playstation (1994), Nintendo 64 (1996), Palm Pilot (1997), mobile phone games (1998), Dreamcast (1998), iPods (2001), Xbox (2001), and the list goes on (Dignan, 2011, p. 12)</w:t>
      </w:r>
      <w:r w:rsidR="00A63918" w:rsidRPr="00712848">
        <w:rPr>
          <w:rFonts w:ascii="Times New Roman" w:eastAsiaTheme="minorEastAsia" w:hAnsi="Times New Roman"/>
          <w:color w:val="000000"/>
        </w:rPr>
        <w:t>. These developments can</w:t>
      </w:r>
      <w:r w:rsidR="00EB299E" w:rsidRPr="00712848">
        <w:rPr>
          <w:rFonts w:ascii="Times New Roman" w:eastAsiaTheme="minorEastAsia" w:hAnsi="Times New Roman"/>
          <w:color w:val="000000"/>
        </w:rPr>
        <w:t xml:space="preserve"> be attributed to the </w:t>
      </w:r>
      <w:r w:rsidR="00E55BCE" w:rsidRPr="00712848">
        <w:rPr>
          <w:rFonts w:ascii="Times New Roman" w:eastAsiaTheme="minorEastAsia" w:hAnsi="Times New Roman"/>
          <w:color w:val="000000"/>
        </w:rPr>
        <w:t>entwining</w:t>
      </w:r>
      <w:r w:rsidR="00EB299E" w:rsidRPr="00712848">
        <w:rPr>
          <w:rFonts w:ascii="Times New Roman" w:eastAsiaTheme="minorEastAsia" w:hAnsi="Times New Roman"/>
          <w:color w:val="000000"/>
        </w:rPr>
        <w:t xml:space="preserve"> </w:t>
      </w:r>
      <w:r w:rsidR="00E55BCE" w:rsidRPr="00712848">
        <w:rPr>
          <w:rFonts w:ascii="Times New Roman" w:eastAsiaTheme="minorEastAsia" w:hAnsi="Times New Roman"/>
          <w:color w:val="000000"/>
        </w:rPr>
        <w:t>of</w:t>
      </w:r>
      <w:r w:rsidR="00EB299E" w:rsidRPr="00712848">
        <w:rPr>
          <w:rFonts w:ascii="Times New Roman" w:eastAsiaTheme="minorEastAsia" w:hAnsi="Times New Roman"/>
          <w:color w:val="000000"/>
        </w:rPr>
        <w:t xml:space="preserve"> technology, human interest and enjoyment, and the cultural env</w:t>
      </w:r>
      <w:r w:rsidR="00A63918" w:rsidRPr="00712848">
        <w:rPr>
          <w:rFonts w:ascii="Times New Roman" w:eastAsiaTheme="minorEastAsia" w:hAnsi="Times New Roman"/>
          <w:color w:val="000000"/>
        </w:rPr>
        <w:t>ironment that surrounded video games and video game play.</w:t>
      </w:r>
    </w:p>
    <w:p w:rsidR="00F92895" w:rsidRPr="00A77B5B" w:rsidRDefault="00F92895" w:rsidP="00712848">
      <w:pPr>
        <w:spacing w:line="480" w:lineRule="auto"/>
        <w:contextualSpacing/>
        <w:rPr>
          <w:rFonts w:ascii="Times New Roman" w:eastAsiaTheme="minorEastAsia" w:hAnsi="Times New Roman"/>
          <w:b/>
          <w:color w:val="000000"/>
        </w:rPr>
      </w:pPr>
      <w:r w:rsidRPr="00A77B5B">
        <w:rPr>
          <w:rFonts w:ascii="Times New Roman" w:eastAsiaTheme="minorEastAsia" w:hAnsi="Times New Roman"/>
          <w:b/>
          <w:color w:val="000000"/>
        </w:rPr>
        <w:t>For the Greater Good</w:t>
      </w:r>
    </w:p>
    <w:p w:rsidR="00F92895" w:rsidRPr="00712848" w:rsidRDefault="00F92895" w:rsidP="00712848">
      <w:pPr>
        <w:spacing w:line="480" w:lineRule="auto"/>
        <w:ind w:firstLine="720"/>
        <w:contextualSpacing/>
        <w:rPr>
          <w:rFonts w:ascii="Times New Roman" w:eastAsiaTheme="minorEastAsia" w:hAnsi="Times New Roman"/>
          <w:color w:val="000000"/>
        </w:rPr>
      </w:pPr>
      <w:r w:rsidRPr="00712848">
        <w:rPr>
          <w:rFonts w:ascii="Times New Roman" w:eastAsiaTheme="minorEastAsia" w:hAnsi="Times New Roman"/>
          <w:color w:val="000000"/>
        </w:rPr>
        <w:t>As video games grew in quality and quantity, one facet of society—education—began to take notice of this new phenomenon. The late 1970s and early 1980s produced a new educational paradigm through the development of educational</w:t>
      </w:r>
      <w:r w:rsidR="007A32AA" w:rsidRPr="00712848">
        <w:rPr>
          <w:rFonts w:ascii="Times New Roman" w:eastAsiaTheme="minorEastAsia" w:hAnsi="Times New Roman"/>
          <w:color w:val="000000"/>
        </w:rPr>
        <w:t xml:space="preserve"> video</w:t>
      </w:r>
      <w:r w:rsidRPr="00712848">
        <w:rPr>
          <w:rFonts w:ascii="Times New Roman" w:eastAsiaTheme="minorEastAsia" w:hAnsi="Times New Roman"/>
          <w:color w:val="000000"/>
        </w:rPr>
        <w:t xml:space="preserve"> games, i.e. children’s software, learning games, and edutainment (Ito, 2009, p. 2-5). By incorporating gaming and en</w:t>
      </w:r>
      <w:r w:rsidR="00F26D72">
        <w:rPr>
          <w:rFonts w:ascii="Times New Roman" w:eastAsiaTheme="minorEastAsia" w:hAnsi="Times New Roman"/>
          <w:color w:val="000000"/>
        </w:rPr>
        <w:t xml:space="preserve">tertainment, educators developed a new software genre </w:t>
      </w:r>
      <w:r w:rsidRPr="00712848">
        <w:rPr>
          <w:rFonts w:ascii="Times New Roman" w:eastAsiaTheme="minorEastAsia" w:hAnsi="Times New Roman"/>
          <w:color w:val="000000"/>
        </w:rPr>
        <w:t>to approach education</w:t>
      </w:r>
      <w:r w:rsidR="00A72C02">
        <w:rPr>
          <w:rFonts w:ascii="Times New Roman" w:eastAsiaTheme="minorEastAsia" w:hAnsi="Times New Roman"/>
          <w:color w:val="000000"/>
        </w:rPr>
        <w:t>,</w:t>
      </w:r>
      <w:r w:rsidRPr="00712848">
        <w:rPr>
          <w:rFonts w:ascii="Times New Roman" w:eastAsiaTheme="minorEastAsia" w:hAnsi="Times New Roman"/>
          <w:color w:val="000000"/>
        </w:rPr>
        <w:t xml:space="preserve"> and </w:t>
      </w:r>
      <w:r w:rsidR="00A72C02">
        <w:rPr>
          <w:rFonts w:ascii="Times New Roman" w:eastAsiaTheme="minorEastAsia" w:hAnsi="Times New Roman"/>
          <w:color w:val="000000"/>
        </w:rPr>
        <w:t xml:space="preserve">they </w:t>
      </w:r>
      <w:r w:rsidRPr="00712848">
        <w:rPr>
          <w:rFonts w:ascii="Times New Roman" w:eastAsiaTheme="minorEastAsia" w:hAnsi="Times New Roman"/>
          <w:color w:val="000000"/>
        </w:rPr>
        <w:t>design</w:t>
      </w:r>
      <w:r w:rsidR="00A72C02">
        <w:rPr>
          <w:rFonts w:ascii="Times New Roman" w:eastAsiaTheme="minorEastAsia" w:hAnsi="Times New Roman"/>
          <w:color w:val="000000"/>
        </w:rPr>
        <w:t>ed</w:t>
      </w:r>
      <w:r w:rsidRPr="00712848">
        <w:rPr>
          <w:rFonts w:ascii="Times New Roman" w:eastAsiaTheme="minorEastAsia" w:hAnsi="Times New Roman"/>
          <w:color w:val="000000"/>
        </w:rPr>
        <w:t xml:space="preserve"> </w:t>
      </w:r>
      <w:r w:rsidR="007A32AA" w:rsidRPr="00712848">
        <w:rPr>
          <w:rFonts w:ascii="Times New Roman" w:eastAsiaTheme="minorEastAsia" w:hAnsi="Times New Roman"/>
          <w:color w:val="000000"/>
        </w:rPr>
        <w:t xml:space="preserve">video </w:t>
      </w:r>
      <w:r w:rsidRPr="00712848">
        <w:rPr>
          <w:rFonts w:ascii="Times New Roman" w:eastAsiaTheme="minorEastAsia" w:hAnsi="Times New Roman"/>
          <w:color w:val="000000"/>
        </w:rPr>
        <w:t xml:space="preserve">games that employed “play as a site of learning” (p. 1-5). In an attempt to appeal to children, games like </w:t>
      </w:r>
      <w:r w:rsidRPr="00712848">
        <w:rPr>
          <w:rFonts w:ascii="Times New Roman" w:eastAsiaTheme="minorEastAsia" w:hAnsi="Times New Roman"/>
          <w:i/>
          <w:color w:val="000000"/>
        </w:rPr>
        <w:t>Number Munchers</w:t>
      </w:r>
      <w:r w:rsidRPr="00712848">
        <w:rPr>
          <w:rFonts w:ascii="Times New Roman" w:eastAsiaTheme="minorEastAsia" w:hAnsi="Times New Roman"/>
          <w:color w:val="000000"/>
        </w:rPr>
        <w:t xml:space="preserve">, </w:t>
      </w:r>
      <w:r w:rsidRPr="00712848">
        <w:rPr>
          <w:rFonts w:ascii="Times New Roman" w:eastAsiaTheme="minorEastAsia" w:hAnsi="Times New Roman"/>
          <w:i/>
          <w:color w:val="000000"/>
        </w:rPr>
        <w:t>Oregon Trail</w:t>
      </w:r>
      <w:r w:rsidRPr="00712848">
        <w:rPr>
          <w:rFonts w:ascii="Times New Roman" w:eastAsiaTheme="minorEastAsia" w:hAnsi="Times New Roman"/>
          <w:color w:val="000000"/>
        </w:rPr>
        <w:t xml:space="preserve">, </w:t>
      </w:r>
      <w:r w:rsidRPr="00712848">
        <w:rPr>
          <w:rFonts w:ascii="Times New Roman" w:eastAsiaTheme="minorEastAsia" w:hAnsi="Times New Roman"/>
          <w:i/>
          <w:color w:val="000000"/>
        </w:rPr>
        <w:t>Reader Rabbit</w:t>
      </w:r>
      <w:r w:rsidRPr="00712848">
        <w:rPr>
          <w:rFonts w:ascii="Times New Roman" w:eastAsiaTheme="minorEastAsia" w:hAnsi="Times New Roman"/>
          <w:color w:val="000000"/>
        </w:rPr>
        <w:t xml:space="preserve">, </w:t>
      </w:r>
      <w:r w:rsidRPr="00712848">
        <w:rPr>
          <w:rFonts w:ascii="Times New Roman" w:eastAsiaTheme="minorEastAsia" w:hAnsi="Times New Roman"/>
          <w:i/>
          <w:color w:val="000000"/>
        </w:rPr>
        <w:t>KidPix</w:t>
      </w:r>
      <w:r w:rsidRPr="00712848">
        <w:rPr>
          <w:rFonts w:ascii="Times New Roman" w:eastAsiaTheme="minorEastAsia" w:hAnsi="Times New Roman"/>
          <w:color w:val="000000"/>
        </w:rPr>
        <w:t xml:space="preserve">, and </w:t>
      </w:r>
      <w:r w:rsidRPr="00712848">
        <w:rPr>
          <w:rFonts w:ascii="Times New Roman" w:eastAsiaTheme="minorEastAsia" w:hAnsi="Times New Roman"/>
          <w:i/>
          <w:color w:val="000000"/>
        </w:rPr>
        <w:t xml:space="preserve">Where in the World is Carmen Sandiego </w:t>
      </w:r>
      <w:r w:rsidRPr="00712848">
        <w:rPr>
          <w:rFonts w:ascii="Times New Roman" w:eastAsiaTheme="minorEastAsia" w:hAnsi="Times New Roman"/>
          <w:color w:val="000000"/>
        </w:rPr>
        <w:t>began the battle between balancing entertainment with education through a combination of play, learning, and literacy</w:t>
      </w:r>
      <w:r w:rsidR="00A72C02">
        <w:rPr>
          <w:rFonts w:ascii="Times New Roman" w:eastAsiaTheme="minorEastAsia" w:hAnsi="Times New Roman"/>
          <w:color w:val="000000"/>
        </w:rPr>
        <w:t xml:space="preserve">, </w:t>
      </w:r>
      <w:r w:rsidR="00A72C02" w:rsidRPr="00712848">
        <w:rPr>
          <w:rFonts w:ascii="Times New Roman" w:eastAsiaTheme="minorEastAsia" w:hAnsi="Times New Roman"/>
          <w:color w:val="000000"/>
        </w:rPr>
        <w:t>i.</w:t>
      </w:r>
      <w:r w:rsidR="00A72C02">
        <w:rPr>
          <w:rFonts w:ascii="Times New Roman" w:eastAsiaTheme="minorEastAsia" w:hAnsi="Times New Roman"/>
          <w:color w:val="000000"/>
        </w:rPr>
        <w:t>e. a player’s knowledge</w:t>
      </w:r>
      <w:r w:rsidRPr="00712848">
        <w:rPr>
          <w:rFonts w:ascii="Times New Roman" w:eastAsiaTheme="minorEastAsia" w:hAnsi="Times New Roman"/>
          <w:color w:val="000000"/>
        </w:rPr>
        <w:t xml:space="preserve"> (p. 5 &amp; 31).</w:t>
      </w:r>
    </w:p>
    <w:p w:rsidR="00F92895" w:rsidRPr="00712848" w:rsidRDefault="00F92895" w:rsidP="00712848">
      <w:pPr>
        <w:spacing w:line="480" w:lineRule="auto"/>
        <w:ind w:firstLine="720"/>
        <w:contextualSpacing/>
        <w:rPr>
          <w:rFonts w:ascii="Times New Roman" w:eastAsiaTheme="minorEastAsia" w:hAnsi="Times New Roman"/>
          <w:color w:val="000000"/>
        </w:rPr>
      </w:pPr>
      <w:r w:rsidRPr="00712848">
        <w:rPr>
          <w:rFonts w:ascii="Times New Roman" w:eastAsiaTheme="minorEastAsia" w:hAnsi="Times New Roman"/>
          <w:color w:val="000000"/>
        </w:rPr>
        <w:t>Video game researchers and educational designers like Marc Prensky, James Paul Gee, Clark Aldrich, Tracy Fullerton, Katie Salen, Eric Zimmerman, Steven Johnson, Aaron Dignan, and numerous others, have published a number of essays, articles, and books that present,</w:t>
      </w:r>
      <w:r w:rsidR="000E7EBE">
        <w:rPr>
          <w:rFonts w:ascii="Times New Roman" w:eastAsiaTheme="minorEastAsia" w:hAnsi="Times New Roman"/>
          <w:color w:val="000000"/>
        </w:rPr>
        <w:t xml:space="preserve"> analyze, synthesize, and critique</w:t>
      </w:r>
      <w:r w:rsidRPr="00712848">
        <w:rPr>
          <w:rFonts w:ascii="Times New Roman" w:eastAsiaTheme="minorEastAsia" w:hAnsi="Times New Roman"/>
          <w:color w:val="000000"/>
        </w:rPr>
        <w:t xml:space="preserve"> educational methodologies and learning stratagems for educational video games, such as digital game-based learning, behavioral games, and game design fundamentals</w:t>
      </w:r>
      <w:r w:rsidR="00812337" w:rsidRPr="00712848">
        <w:rPr>
          <w:rFonts w:ascii="Times New Roman" w:eastAsiaTheme="minorEastAsia" w:hAnsi="Times New Roman"/>
          <w:color w:val="000000"/>
        </w:rPr>
        <w:t xml:space="preserve"> (Dignan, 2011; Salen &amp; Zimmerman, 2004; Van Eck, 2006, p. 17)</w:t>
      </w:r>
      <w:r w:rsidRPr="00712848">
        <w:rPr>
          <w:rFonts w:ascii="Times New Roman" w:eastAsiaTheme="minorEastAsia" w:hAnsi="Times New Roman"/>
          <w:color w:val="000000"/>
        </w:rPr>
        <w:t xml:space="preserve">. These researchers and designers approach educational video games from different perspectives and </w:t>
      </w:r>
      <w:r w:rsidR="00D235C6">
        <w:rPr>
          <w:rFonts w:ascii="Times New Roman" w:eastAsiaTheme="minorEastAsia" w:hAnsi="Times New Roman"/>
          <w:color w:val="000000"/>
        </w:rPr>
        <w:t xml:space="preserve">with </w:t>
      </w:r>
      <w:r w:rsidRPr="00712848">
        <w:rPr>
          <w:rFonts w:ascii="Times New Roman" w:eastAsiaTheme="minorEastAsia" w:hAnsi="Times New Roman"/>
          <w:color w:val="000000"/>
        </w:rPr>
        <w:t xml:space="preserve">unique schema; however, their thematic work understands and </w:t>
      </w:r>
      <w:r w:rsidR="00F72ADA">
        <w:rPr>
          <w:rFonts w:ascii="Times New Roman" w:eastAsiaTheme="minorEastAsia" w:hAnsi="Times New Roman"/>
          <w:color w:val="000000"/>
        </w:rPr>
        <w:t>uses</w:t>
      </w:r>
      <w:r w:rsidRPr="00712848">
        <w:rPr>
          <w:rFonts w:ascii="Times New Roman" w:eastAsiaTheme="minorEastAsia" w:hAnsi="Times New Roman"/>
          <w:color w:val="000000"/>
        </w:rPr>
        <w:t xml:space="preserve"> video games in an educational setting. </w:t>
      </w:r>
    </w:p>
    <w:p w:rsidR="00F92895" w:rsidRPr="00712848" w:rsidRDefault="00F92895" w:rsidP="00712848">
      <w:pPr>
        <w:spacing w:line="480" w:lineRule="auto"/>
        <w:ind w:firstLine="720"/>
        <w:contextualSpacing/>
        <w:rPr>
          <w:rFonts w:ascii="Times New Roman" w:eastAsiaTheme="minorEastAsia" w:hAnsi="Times New Roman"/>
          <w:color w:val="000000"/>
        </w:rPr>
      </w:pPr>
      <w:r w:rsidRPr="00712848">
        <w:rPr>
          <w:rFonts w:ascii="Times New Roman" w:eastAsiaTheme="minorEastAsia" w:hAnsi="Times New Roman"/>
          <w:color w:val="000000"/>
        </w:rPr>
        <w:t xml:space="preserve">Educational video game methodologies vary. On the one hand, there </w:t>
      </w:r>
      <w:r w:rsidR="00D23698">
        <w:rPr>
          <w:rFonts w:ascii="Times New Roman" w:eastAsiaTheme="minorEastAsia" w:hAnsi="Times New Roman"/>
          <w:color w:val="000000"/>
        </w:rPr>
        <w:t>are</w:t>
      </w:r>
      <w:r w:rsidRPr="00712848">
        <w:rPr>
          <w:rFonts w:ascii="Times New Roman" w:eastAsiaTheme="minorEastAsia" w:hAnsi="Times New Roman"/>
          <w:color w:val="000000"/>
        </w:rPr>
        <w:t xml:space="preserve"> elaborate video games that immerse players in a world of challenge wherein players actively solve problems and reflect over the dynamics of processes, such as history and politics; on the other hand, there are ‘brain fitness’ games that provide mini-tasks for players to practice in a rinse-and-repeat fashion; then there are games that fall everywhere in between (Green, 2012, p. 198; Ito, 2009, p. 8-9). For example, the mundane ‘drill and practice’ style of games like </w:t>
      </w:r>
      <w:r w:rsidRPr="00712848">
        <w:rPr>
          <w:rFonts w:ascii="Times New Roman" w:eastAsiaTheme="minorEastAsia" w:hAnsi="Times New Roman"/>
          <w:i/>
          <w:color w:val="000000"/>
        </w:rPr>
        <w:t>Math Blaster</w:t>
      </w:r>
      <w:r w:rsidRPr="00712848">
        <w:rPr>
          <w:rFonts w:ascii="Times New Roman" w:eastAsiaTheme="minorEastAsia" w:hAnsi="Times New Roman"/>
          <w:color w:val="000000"/>
        </w:rPr>
        <w:t xml:space="preserve"> lower</w:t>
      </w:r>
      <w:r w:rsidR="008A4049">
        <w:rPr>
          <w:rFonts w:ascii="Times New Roman" w:eastAsiaTheme="minorEastAsia" w:hAnsi="Times New Roman"/>
          <w:color w:val="000000"/>
        </w:rPr>
        <w:t>s</w:t>
      </w:r>
      <w:r w:rsidRPr="00712848">
        <w:rPr>
          <w:rFonts w:ascii="Times New Roman" w:eastAsiaTheme="minorEastAsia" w:hAnsi="Times New Roman"/>
          <w:color w:val="000000"/>
        </w:rPr>
        <w:t xml:space="preserve"> the quality of video game play in order to supply the acquisition of specific educational content, i.e. sugar coating an academically rigorous task; this ‘chocolate covered broccoli’ approach has helped children learn their addition, subtraction, multiplication, and division, but it merely provides an extrinsic reward for participating in a </w:t>
      </w:r>
      <w:r w:rsidR="000E7EBE">
        <w:rPr>
          <w:rFonts w:ascii="Times New Roman" w:eastAsiaTheme="minorEastAsia" w:hAnsi="Times New Roman"/>
          <w:color w:val="000000"/>
        </w:rPr>
        <w:t>rote</w:t>
      </w:r>
      <w:r w:rsidRPr="00712848">
        <w:rPr>
          <w:rFonts w:ascii="Times New Roman" w:eastAsiaTheme="minorEastAsia" w:hAnsi="Times New Roman"/>
          <w:color w:val="000000"/>
        </w:rPr>
        <w:t xml:space="preserve"> task (Green, 2012, p. 198; Ito, 2009, p. 8). Conversely, a game like </w:t>
      </w:r>
      <w:r w:rsidRPr="00712848">
        <w:rPr>
          <w:rFonts w:ascii="Times New Roman" w:eastAsiaTheme="minorEastAsia" w:hAnsi="Times New Roman"/>
          <w:i/>
          <w:color w:val="000000"/>
        </w:rPr>
        <w:t>Civilization</w:t>
      </w:r>
      <w:r w:rsidRPr="00712848">
        <w:rPr>
          <w:rFonts w:ascii="Times New Roman" w:eastAsiaTheme="minorEastAsia" w:hAnsi="Times New Roman"/>
          <w:color w:val="000000"/>
        </w:rPr>
        <w:t xml:space="preserve"> provides macro and micro co</w:t>
      </w:r>
      <w:r w:rsidR="00A72C02">
        <w:rPr>
          <w:rFonts w:ascii="Times New Roman" w:eastAsiaTheme="minorEastAsia" w:hAnsi="Times New Roman"/>
          <w:color w:val="000000"/>
        </w:rPr>
        <w:t xml:space="preserve">ncepts that challenge literacy </w:t>
      </w:r>
      <w:r w:rsidRPr="00712848">
        <w:rPr>
          <w:rFonts w:ascii="Times New Roman" w:eastAsiaTheme="minorEastAsia" w:hAnsi="Times New Roman"/>
          <w:color w:val="000000"/>
        </w:rPr>
        <w:t xml:space="preserve">through situational learning and immersion (Ito, 2009, p. 8). Games like </w:t>
      </w:r>
      <w:r w:rsidRPr="00712848">
        <w:rPr>
          <w:rFonts w:ascii="Times New Roman" w:eastAsiaTheme="minorEastAsia" w:hAnsi="Times New Roman"/>
          <w:i/>
          <w:color w:val="000000"/>
        </w:rPr>
        <w:t>Civilization</w:t>
      </w:r>
      <w:r w:rsidRPr="00712848">
        <w:rPr>
          <w:rFonts w:ascii="Times New Roman" w:eastAsiaTheme="minorEastAsia" w:hAnsi="Times New Roman"/>
          <w:color w:val="000000"/>
        </w:rPr>
        <w:t xml:space="preserve"> and </w:t>
      </w:r>
      <w:r w:rsidRPr="00712848">
        <w:rPr>
          <w:rFonts w:ascii="Times New Roman" w:eastAsiaTheme="minorEastAsia" w:hAnsi="Times New Roman"/>
          <w:i/>
          <w:color w:val="000000"/>
        </w:rPr>
        <w:t>Math Blaster</w:t>
      </w:r>
      <w:r w:rsidRPr="00712848">
        <w:rPr>
          <w:rFonts w:ascii="Times New Roman" w:eastAsiaTheme="minorEastAsia" w:hAnsi="Times New Roman"/>
          <w:color w:val="000000"/>
        </w:rPr>
        <w:t xml:space="preserve"> challenge and explore the perception of ‘good’ vs. ‘bad’ video games and video game play styles: the value of social and cognitive learning versus academic content, community learning versus individual development, methods to acquire transferable skills, and a number of other educational values and paradigms (Ito, 2009, p. 4-16 &amp; 187-188).</w:t>
      </w:r>
    </w:p>
    <w:p w:rsidR="00F72ADA" w:rsidRDefault="00F92895" w:rsidP="0020336C">
      <w:pPr>
        <w:spacing w:line="480" w:lineRule="auto"/>
        <w:ind w:firstLine="720"/>
        <w:contextualSpacing/>
        <w:rPr>
          <w:rFonts w:ascii="Times New Roman" w:eastAsiaTheme="minorEastAsia" w:hAnsi="Times New Roman"/>
          <w:color w:val="000000"/>
        </w:rPr>
      </w:pPr>
      <w:r w:rsidRPr="00712848">
        <w:rPr>
          <w:rFonts w:ascii="Times New Roman" w:eastAsiaTheme="minorEastAsia" w:hAnsi="Times New Roman"/>
          <w:color w:val="000000"/>
        </w:rPr>
        <w:t>Educational video games have produced a variety of results: some good, some bad, and some ugly. In order to understand these results, educational video games should be approached and understood like any other process or phenomenon—scientifically</w:t>
      </w:r>
      <w:r w:rsidR="003D2E6C" w:rsidRPr="00712848">
        <w:rPr>
          <w:rFonts w:ascii="Times New Roman" w:eastAsiaTheme="minorEastAsia" w:hAnsi="Times New Roman"/>
          <w:color w:val="000000"/>
        </w:rPr>
        <w:t>.</w:t>
      </w:r>
      <w:r w:rsidR="00DE2F4E" w:rsidRPr="00712848">
        <w:rPr>
          <w:rFonts w:ascii="Times New Roman" w:eastAsiaTheme="minorEastAsia" w:hAnsi="Times New Roman"/>
          <w:color w:val="000000"/>
        </w:rPr>
        <w:t xml:space="preserve"> </w:t>
      </w:r>
      <w:r w:rsidRPr="00712848">
        <w:rPr>
          <w:rFonts w:ascii="Times New Roman" w:eastAsiaTheme="minorEastAsia" w:hAnsi="Times New Roman"/>
          <w:color w:val="000000"/>
        </w:rPr>
        <w:t xml:space="preserve">The analytical, empirical, and pragmatic methodologies that help explain our world can provide intelligible and instrumental results </w:t>
      </w:r>
      <w:r w:rsidR="00812337" w:rsidRPr="00712848">
        <w:rPr>
          <w:rFonts w:ascii="Times New Roman" w:eastAsiaTheme="minorEastAsia" w:hAnsi="Times New Roman"/>
          <w:color w:val="000000"/>
        </w:rPr>
        <w:t>for</w:t>
      </w:r>
      <w:r w:rsidRPr="00712848">
        <w:rPr>
          <w:rFonts w:ascii="Times New Roman" w:eastAsiaTheme="minorEastAsia" w:hAnsi="Times New Roman"/>
          <w:color w:val="000000"/>
        </w:rPr>
        <w:t xml:space="preserve"> video games and video game play (Dear, 2006). Educational video games have been successful and unsuccessful in many regards; some games, techniques, and learning strategies work for one individual, but those same aspects and features may not work for another player. Through a combination of genetic factors and environmental influences, human beings learn, develop, and grow in unique ways (Dawkins, 1976; Weiner, 1994). It is difficult to identify the reason(s) as to what, how, or why certain methodologies work for specific individuals; however, the collection of quantifiable results produced from video games and video game play </w:t>
      </w:r>
      <w:r w:rsidR="007A4EBA">
        <w:rPr>
          <w:rFonts w:ascii="Times New Roman" w:eastAsiaTheme="minorEastAsia" w:hAnsi="Times New Roman"/>
          <w:color w:val="000000"/>
        </w:rPr>
        <w:t xml:space="preserve">research </w:t>
      </w:r>
      <w:r w:rsidRPr="00712848">
        <w:rPr>
          <w:rFonts w:ascii="Times New Roman" w:eastAsiaTheme="minorEastAsia" w:hAnsi="Times New Roman"/>
          <w:color w:val="000000"/>
        </w:rPr>
        <w:t>can provide useful information.</w:t>
      </w:r>
      <w:r w:rsidR="0020336C">
        <w:rPr>
          <w:rFonts w:ascii="Times New Roman" w:eastAsiaTheme="minorEastAsia" w:hAnsi="Times New Roman"/>
          <w:color w:val="000000"/>
        </w:rPr>
        <w:t xml:space="preserve"> </w:t>
      </w:r>
      <w:r w:rsidRPr="00F72ADA">
        <w:rPr>
          <w:rFonts w:ascii="Times New Roman" w:eastAsiaTheme="minorEastAsia" w:hAnsi="Times New Roman"/>
          <w:color w:val="000000"/>
        </w:rPr>
        <w:t>That is to say, the direct effects of educational video games are unpredictable from individual to individual, but the collective matrix of results can be understood and utilized</w:t>
      </w:r>
      <w:r w:rsidR="00A2728E">
        <w:rPr>
          <w:rFonts w:ascii="Times New Roman" w:eastAsiaTheme="minorEastAsia" w:hAnsi="Times New Roman"/>
          <w:color w:val="000000"/>
        </w:rPr>
        <w:t xml:space="preserve"> for scientists</w:t>
      </w:r>
      <w:r w:rsidR="00A2728E" w:rsidRPr="00712848">
        <w:rPr>
          <w:rFonts w:ascii="Times New Roman" w:eastAsiaTheme="minorEastAsia" w:hAnsi="Times New Roman"/>
          <w:color w:val="000000"/>
        </w:rPr>
        <w:t xml:space="preserve"> and designers alike</w:t>
      </w:r>
      <w:r w:rsidR="00A2728E">
        <w:rPr>
          <w:rFonts w:ascii="Times New Roman" w:eastAsiaTheme="minorEastAsia" w:hAnsi="Times New Roman"/>
          <w:color w:val="000000"/>
        </w:rPr>
        <w:t>.</w:t>
      </w:r>
    </w:p>
    <w:p w:rsidR="000733C0" w:rsidRDefault="000733C0" w:rsidP="000733C0">
      <w:pPr>
        <w:spacing w:line="480" w:lineRule="auto"/>
        <w:ind w:firstLine="720"/>
        <w:contextualSpacing/>
        <w:rPr>
          <w:rFonts w:ascii="Times New Roman" w:eastAsiaTheme="minorEastAsia" w:hAnsi="Times New Roman"/>
          <w:color w:val="000000"/>
        </w:rPr>
      </w:pPr>
      <w:r>
        <w:rPr>
          <w:rFonts w:ascii="Times New Roman" w:eastAsiaTheme="minorEastAsia" w:hAnsi="Times New Roman"/>
          <w:color w:val="000000"/>
        </w:rPr>
        <w:t>Under a holistic approach, no</w:t>
      </w:r>
      <w:r w:rsidR="0020336C" w:rsidRPr="00A2728E">
        <w:rPr>
          <w:rFonts w:ascii="Times New Roman" w:eastAsiaTheme="minorEastAsia" w:hAnsi="Times New Roman"/>
          <w:color w:val="000000"/>
        </w:rPr>
        <w:t xml:space="preserve"> discre</w:t>
      </w:r>
      <w:r>
        <w:rPr>
          <w:rFonts w:ascii="Times New Roman" w:eastAsiaTheme="minorEastAsia" w:hAnsi="Times New Roman"/>
          <w:color w:val="000000"/>
        </w:rPr>
        <w:t>te instance reflects the whole. I</w:t>
      </w:r>
      <w:r w:rsidR="00F72ADA" w:rsidRPr="00A2728E">
        <w:rPr>
          <w:rFonts w:ascii="Times New Roman" w:eastAsiaTheme="minorEastAsia" w:hAnsi="Times New Roman"/>
          <w:color w:val="000000"/>
        </w:rPr>
        <w:t>nstead</w:t>
      </w:r>
      <w:r w:rsidR="0020336C" w:rsidRPr="00A2728E">
        <w:rPr>
          <w:rFonts w:ascii="Times New Roman" w:eastAsiaTheme="minorEastAsia" w:hAnsi="Times New Roman"/>
          <w:color w:val="000000"/>
        </w:rPr>
        <w:t>, the aggregate serves as a valuable assessment</w:t>
      </w:r>
      <w:r w:rsidR="00A2728E" w:rsidRPr="00A2728E">
        <w:rPr>
          <w:rFonts w:ascii="Times New Roman" w:eastAsiaTheme="minorEastAsia" w:hAnsi="Times New Roman"/>
          <w:color w:val="000000"/>
        </w:rPr>
        <w:t xml:space="preserve"> of the </w:t>
      </w:r>
      <w:r>
        <w:rPr>
          <w:rFonts w:ascii="Times New Roman" w:eastAsiaTheme="minorEastAsia" w:hAnsi="Times New Roman"/>
          <w:color w:val="000000"/>
        </w:rPr>
        <w:t>system</w:t>
      </w:r>
      <w:r w:rsidR="00A2728E">
        <w:rPr>
          <w:rFonts w:ascii="Times New Roman" w:eastAsiaTheme="minorEastAsia" w:hAnsi="Times New Roman"/>
          <w:color w:val="000000"/>
        </w:rPr>
        <w:t xml:space="preserve">. As with educational video games, </w:t>
      </w:r>
      <w:r w:rsidR="00F92895" w:rsidRPr="00712848">
        <w:rPr>
          <w:rFonts w:ascii="Times New Roman" w:eastAsiaTheme="minorEastAsia" w:hAnsi="Times New Roman"/>
          <w:color w:val="000000"/>
        </w:rPr>
        <w:t xml:space="preserve">varying design methodologies have laid </w:t>
      </w:r>
      <w:r w:rsidR="00A2728E">
        <w:rPr>
          <w:rFonts w:ascii="Times New Roman" w:eastAsiaTheme="minorEastAsia" w:hAnsi="Times New Roman"/>
          <w:color w:val="000000"/>
        </w:rPr>
        <w:t>a</w:t>
      </w:r>
      <w:r w:rsidR="00F92895" w:rsidRPr="00712848">
        <w:rPr>
          <w:rFonts w:ascii="Times New Roman" w:eastAsiaTheme="minorEastAsia" w:hAnsi="Times New Roman"/>
          <w:color w:val="000000"/>
        </w:rPr>
        <w:t xml:space="preserve"> foundational framework to understand video games and video game play. A number of educational game </w:t>
      </w:r>
      <w:r w:rsidR="000E7EBE">
        <w:rPr>
          <w:rFonts w:ascii="Times New Roman" w:eastAsiaTheme="minorEastAsia" w:hAnsi="Times New Roman"/>
          <w:color w:val="000000"/>
        </w:rPr>
        <w:t>design researchers, such as Mizuko</w:t>
      </w:r>
      <w:r w:rsidR="00F92895" w:rsidRPr="00712848">
        <w:rPr>
          <w:rFonts w:ascii="Times New Roman" w:eastAsiaTheme="minorEastAsia" w:hAnsi="Times New Roman"/>
          <w:color w:val="000000"/>
        </w:rPr>
        <w:t xml:space="preserve"> Ito, James Paul Gee, Kurt Squire, Ian Bogost, </w:t>
      </w:r>
      <w:r w:rsidR="00A32C47">
        <w:rPr>
          <w:rFonts w:ascii="Times New Roman" w:eastAsiaTheme="minorEastAsia" w:hAnsi="Times New Roman"/>
          <w:color w:val="000000"/>
        </w:rPr>
        <w:t>and David Shaffer</w:t>
      </w:r>
      <w:r w:rsidR="00F92895" w:rsidRPr="00712848">
        <w:rPr>
          <w:rFonts w:ascii="Times New Roman" w:eastAsiaTheme="minorEastAsia" w:hAnsi="Times New Roman"/>
          <w:color w:val="000000"/>
        </w:rPr>
        <w:t xml:space="preserve"> </w:t>
      </w:r>
      <w:r w:rsidR="00A32C47">
        <w:rPr>
          <w:rFonts w:ascii="Times New Roman" w:eastAsiaTheme="minorEastAsia" w:hAnsi="Times New Roman"/>
          <w:color w:val="000000"/>
        </w:rPr>
        <w:t>among others</w:t>
      </w:r>
      <w:r w:rsidR="00F92895" w:rsidRPr="00712848">
        <w:rPr>
          <w:rFonts w:ascii="Times New Roman" w:eastAsiaTheme="minorEastAsia" w:hAnsi="Times New Roman"/>
          <w:color w:val="000000"/>
        </w:rPr>
        <w:t xml:space="preserve">, propose a variety of concepts and practices that understand educational media in intelligible ways—contemplating educational games to understand their true aesthetical nature—as well as to be instrumental—producing efficacious results (Ito, 2009, p. 4-16; Dear, 2006, p. 173-176 &amp; 191). </w:t>
      </w:r>
      <w:r w:rsidR="00A32C47">
        <w:rPr>
          <w:rFonts w:ascii="Times New Roman" w:eastAsiaTheme="minorEastAsia" w:hAnsi="Times New Roman"/>
          <w:color w:val="000000"/>
        </w:rPr>
        <w:t xml:space="preserve">This collective work has started to mold our perception of educational video games, </w:t>
      </w:r>
      <w:r w:rsidR="0028346F">
        <w:rPr>
          <w:rFonts w:ascii="Times New Roman" w:eastAsiaTheme="minorEastAsia" w:hAnsi="Times New Roman"/>
          <w:color w:val="000000"/>
        </w:rPr>
        <w:t>but</w:t>
      </w:r>
      <w:r w:rsidR="00A32C47">
        <w:rPr>
          <w:rFonts w:ascii="Times New Roman" w:eastAsiaTheme="minorEastAsia" w:hAnsi="Times New Roman"/>
          <w:color w:val="000000"/>
        </w:rPr>
        <w:t xml:space="preserve"> it needs to be </w:t>
      </w:r>
      <w:r w:rsidR="0028346F">
        <w:rPr>
          <w:rFonts w:ascii="Times New Roman" w:eastAsiaTheme="minorEastAsia" w:hAnsi="Times New Roman"/>
          <w:color w:val="000000"/>
        </w:rPr>
        <w:t xml:space="preserve">quantitatively </w:t>
      </w:r>
      <w:r w:rsidR="0020336C">
        <w:rPr>
          <w:rFonts w:ascii="Times New Roman" w:eastAsiaTheme="minorEastAsia" w:hAnsi="Times New Roman"/>
          <w:color w:val="000000"/>
        </w:rPr>
        <w:t xml:space="preserve">investigated and </w:t>
      </w:r>
      <w:r w:rsidR="0028346F">
        <w:rPr>
          <w:rFonts w:ascii="Times New Roman" w:eastAsiaTheme="minorEastAsia" w:hAnsi="Times New Roman"/>
          <w:color w:val="000000"/>
        </w:rPr>
        <w:t>character</w:t>
      </w:r>
      <w:r w:rsidR="0020336C">
        <w:rPr>
          <w:rFonts w:ascii="Times New Roman" w:eastAsiaTheme="minorEastAsia" w:hAnsi="Times New Roman"/>
          <w:color w:val="000000"/>
        </w:rPr>
        <w:t xml:space="preserve">ized </w:t>
      </w:r>
      <w:r w:rsidR="0029007F">
        <w:rPr>
          <w:rFonts w:ascii="Times New Roman" w:eastAsiaTheme="minorEastAsia" w:hAnsi="Times New Roman"/>
          <w:color w:val="000000"/>
        </w:rPr>
        <w:t>before it is fired</w:t>
      </w:r>
      <w:r>
        <w:rPr>
          <w:rFonts w:ascii="Times New Roman" w:eastAsiaTheme="minorEastAsia" w:hAnsi="Times New Roman"/>
          <w:color w:val="000000"/>
        </w:rPr>
        <w:t xml:space="preserve">, </w:t>
      </w:r>
      <w:r w:rsidR="0029007F">
        <w:rPr>
          <w:rFonts w:ascii="Times New Roman" w:eastAsiaTheme="minorEastAsia" w:hAnsi="Times New Roman"/>
          <w:color w:val="000000"/>
        </w:rPr>
        <w:t>fixed</w:t>
      </w:r>
      <w:r w:rsidR="0028346F">
        <w:rPr>
          <w:rFonts w:ascii="Times New Roman" w:eastAsiaTheme="minorEastAsia" w:hAnsi="Times New Roman"/>
          <w:color w:val="000000"/>
        </w:rPr>
        <w:t xml:space="preserve">, and ready for </w:t>
      </w:r>
      <w:r>
        <w:rPr>
          <w:rFonts w:ascii="Times New Roman" w:eastAsiaTheme="minorEastAsia" w:hAnsi="Times New Roman"/>
          <w:color w:val="000000"/>
        </w:rPr>
        <w:t>functional use</w:t>
      </w:r>
      <w:r w:rsidR="0029007F">
        <w:rPr>
          <w:rFonts w:ascii="Times New Roman" w:eastAsiaTheme="minorEastAsia" w:hAnsi="Times New Roman"/>
          <w:color w:val="000000"/>
        </w:rPr>
        <w:t>.</w:t>
      </w:r>
      <w:r>
        <w:rPr>
          <w:rFonts w:ascii="Times New Roman" w:eastAsiaTheme="minorEastAsia" w:hAnsi="Times New Roman"/>
          <w:color w:val="000000"/>
        </w:rPr>
        <w:t xml:space="preserve"> Academic fields of psychology, biology, and cognitive neuroscience have begun glazing and </w:t>
      </w:r>
      <w:r w:rsidR="002A28E6">
        <w:rPr>
          <w:rFonts w:ascii="Times New Roman" w:eastAsiaTheme="minorEastAsia" w:hAnsi="Times New Roman"/>
          <w:color w:val="000000"/>
        </w:rPr>
        <w:t>characterizing video game research, and through these fields—s</w:t>
      </w:r>
      <w:r w:rsidR="00B57FFB">
        <w:rPr>
          <w:rFonts w:ascii="Times New Roman" w:eastAsiaTheme="minorEastAsia" w:hAnsi="Times New Roman"/>
          <w:color w:val="000000"/>
        </w:rPr>
        <w:t>peci</w:t>
      </w:r>
      <w:r w:rsidR="002A28E6">
        <w:rPr>
          <w:rFonts w:ascii="Times New Roman" w:eastAsiaTheme="minorEastAsia" w:hAnsi="Times New Roman"/>
          <w:color w:val="000000"/>
        </w:rPr>
        <w:t>fically cognitive neuroscience—</w:t>
      </w:r>
      <w:r w:rsidR="00B57FFB">
        <w:rPr>
          <w:rFonts w:ascii="Times New Roman" w:eastAsiaTheme="minorEastAsia" w:hAnsi="Times New Roman"/>
          <w:color w:val="000000"/>
        </w:rPr>
        <w:t xml:space="preserve">video game researchers and engineers will be able to </w:t>
      </w:r>
      <w:r w:rsidR="002235B6">
        <w:rPr>
          <w:rFonts w:ascii="Times New Roman" w:eastAsiaTheme="minorEastAsia" w:hAnsi="Times New Roman"/>
          <w:color w:val="000000"/>
        </w:rPr>
        <w:t>produce</w:t>
      </w:r>
      <w:r w:rsidR="00B57FFB">
        <w:rPr>
          <w:rFonts w:ascii="Times New Roman" w:eastAsiaTheme="minorEastAsia" w:hAnsi="Times New Roman"/>
          <w:color w:val="000000"/>
        </w:rPr>
        <w:t xml:space="preserve"> instrumental and intelligible results.</w:t>
      </w:r>
    </w:p>
    <w:p w:rsidR="007A32AA" w:rsidRPr="00A77B5B" w:rsidRDefault="004A22D9" w:rsidP="00712848">
      <w:pPr>
        <w:spacing w:line="480" w:lineRule="auto"/>
        <w:contextualSpacing/>
        <w:rPr>
          <w:rFonts w:ascii="Times New Roman" w:eastAsiaTheme="minorEastAsia" w:hAnsi="Times New Roman"/>
          <w:b/>
          <w:color w:val="000000"/>
        </w:rPr>
      </w:pPr>
      <w:r w:rsidRPr="00A77B5B">
        <w:rPr>
          <w:rFonts w:ascii="Times New Roman" w:eastAsiaTheme="minorEastAsia" w:hAnsi="Times New Roman"/>
          <w:b/>
          <w:color w:val="000000"/>
        </w:rPr>
        <w:t>By t</w:t>
      </w:r>
      <w:r w:rsidR="00C803AE" w:rsidRPr="00A77B5B">
        <w:rPr>
          <w:rFonts w:ascii="Times New Roman" w:eastAsiaTheme="minorEastAsia" w:hAnsi="Times New Roman"/>
          <w:b/>
          <w:color w:val="000000"/>
        </w:rPr>
        <w:t>he Old Gods and the New</w:t>
      </w:r>
    </w:p>
    <w:p w:rsidR="00E75A45" w:rsidRPr="00712848" w:rsidRDefault="00E75A45" w:rsidP="00E75A45">
      <w:pPr>
        <w:spacing w:line="480" w:lineRule="auto"/>
        <w:contextualSpacing/>
        <w:rPr>
          <w:rFonts w:ascii="Times New Roman" w:eastAsiaTheme="minorEastAsia" w:hAnsi="Times New Roman"/>
          <w:color w:val="000000"/>
        </w:rPr>
      </w:pPr>
      <w:r w:rsidRPr="00712848">
        <w:rPr>
          <w:rFonts w:ascii="Times New Roman" w:eastAsiaTheme="minorEastAsia" w:hAnsi="Times New Roman"/>
          <w:color w:val="000000"/>
        </w:rPr>
        <w:tab/>
      </w:r>
      <w:r>
        <w:rPr>
          <w:rFonts w:ascii="Times New Roman" w:eastAsiaTheme="minorEastAsia" w:hAnsi="Times New Roman"/>
          <w:color w:val="000000"/>
        </w:rPr>
        <w:t>The most effective way to apply</w:t>
      </w:r>
      <w:r w:rsidRPr="00712848">
        <w:rPr>
          <w:rFonts w:ascii="Times New Roman" w:eastAsiaTheme="minorEastAsia" w:hAnsi="Times New Roman"/>
          <w:color w:val="000000"/>
        </w:rPr>
        <w:t xml:space="preserve"> video games and video game play in an educational setting</w:t>
      </w:r>
      <w:r>
        <w:rPr>
          <w:rFonts w:ascii="Times New Roman" w:eastAsiaTheme="minorEastAsia" w:hAnsi="Times New Roman"/>
          <w:color w:val="000000"/>
        </w:rPr>
        <w:t xml:space="preserve"> involves</w:t>
      </w:r>
      <w:r w:rsidRPr="00712848">
        <w:rPr>
          <w:rFonts w:ascii="Times New Roman" w:eastAsiaTheme="minorEastAsia" w:hAnsi="Times New Roman"/>
          <w:color w:val="000000"/>
        </w:rPr>
        <w:t xml:space="preserve"> understand</w:t>
      </w:r>
      <w:r>
        <w:rPr>
          <w:rFonts w:ascii="Times New Roman" w:eastAsiaTheme="minorEastAsia" w:hAnsi="Times New Roman"/>
          <w:color w:val="000000"/>
        </w:rPr>
        <w:t xml:space="preserve">ing their effects and processes, and the best way to understand these effects and affect our world is through scientific study </w:t>
      </w:r>
      <w:r w:rsidRPr="00712848">
        <w:rPr>
          <w:rFonts w:ascii="Times New Roman" w:eastAsiaTheme="minorEastAsia" w:hAnsi="Times New Roman"/>
          <w:color w:val="000000"/>
        </w:rPr>
        <w:t xml:space="preserve">(Dear, 2006, p. 1-14). Through this intellectual and practical activity, video game play research can be systematically </w:t>
      </w:r>
      <w:r w:rsidR="00392EBB">
        <w:rPr>
          <w:rFonts w:ascii="Times New Roman" w:eastAsiaTheme="minorEastAsia" w:hAnsi="Times New Roman"/>
          <w:color w:val="000000"/>
        </w:rPr>
        <w:t>analyzed</w:t>
      </w:r>
      <w:r w:rsidRPr="00712848">
        <w:rPr>
          <w:rFonts w:ascii="Times New Roman" w:eastAsiaTheme="minorEastAsia" w:hAnsi="Times New Roman"/>
          <w:color w:val="000000"/>
        </w:rPr>
        <w:t xml:space="preserve"> by observations and experimental methods, which in turn can </w:t>
      </w:r>
      <w:r w:rsidR="00392EBB">
        <w:rPr>
          <w:rFonts w:ascii="Times New Roman" w:eastAsiaTheme="minorEastAsia" w:hAnsi="Times New Roman"/>
          <w:color w:val="000000"/>
        </w:rPr>
        <w:t>promote</w:t>
      </w:r>
      <w:r w:rsidRPr="00712848">
        <w:rPr>
          <w:rFonts w:ascii="Times New Roman" w:eastAsiaTheme="minorEastAsia" w:hAnsi="Times New Roman"/>
          <w:color w:val="000000"/>
        </w:rPr>
        <w:t xml:space="preserve"> purposeful design (Science, n.d.). </w:t>
      </w:r>
      <w:r w:rsidR="00485514">
        <w:rPr>
          <w:rFonts w:ascii="Times New Roman" w:eastAsiaTheme="minorEastAsia" w:hAnsi="Times New Roman"/>
          <w:color w:val="000000"/>
        </w:rPr>
        <w:t>Video</w:t>
      </w:r>
      <w:r w:rsidR="001B31E9" w:rsidRPr="00485514">
        <w:rPr>
          <w:rFonts w:ascii="Times New Roman" w:eastAsiaTheme="minorEastAsia" w:hAnsi="Times New Roman"/>
          <w:color w:val="000000"/>
        </w:rPr>
        <w:t xml:space="preserve"> games are</w:t>
      </w:r>
      <w:r w:rsidR="00485514">
        <w:rPr>
          <w:rFonts w:ascii="Times New Roman" w:eastAsiaTheme="minorEastAsia" w:hAnsi="Times New Roman"/>
          <w:color w:val="000000"/>
        </w:rPr>
        <w:t xml:space="preserve"> versatile in form and function. T</w:t>
      </w:r>
      <w:r w:rsidR="001B31E9" w:rsidRPr="00485514">
        <w:rPr>
          <w:rFonts w:ascii="Times New Roman" w:eastAsiaTheme="minorEastAsia" w:hAnsi="Times New Roman"/>
          <w:color w:val="000000"/>
        </w:rPr>
        <w:t>hese instruments facilitate</w:t>
      </w:r>
      <w:r w:rsidRPr="00485514">
        <w:rPr>
          <w:rFonts w:ascii="Times New Roman" w:eastAsiaTheme="minorEastAsia" w:hAnsi="Times New Roman"/>
          <w:color w:val="000000"/>
        </w:rPr>
        <w:t xml:space="preserve"> experimental study</w:t>
      </w:r>
      <w:r w:rsidR="001B31E9" w:rsidRPr="00485514">
        <w:rPr>
          <w:rFonts w:ascii="Times New Roman" w:eastAsiaTheme="minorEastAsia" w:hAnsi="Times New Roman"/>
          <w:color w:val="000000"/>
        </w:rPr>
        <w:t xml:space="preserve"> as well as </w:t>
      </w:r>
      <w:r w:rsidRPr="00485514">
        <w:rPr>
          <w:rFonts w:ascii="Times New Roman" w:eastAsiaTheme="minorEastAsia" w:hAnsi="Times New Roman"/>
          <w:color w:val="000000"/>
        </w:rPr>
        <w:t>reflect scientific methodology</w:t>
      </w:r>
      <w:r w:rsidRPr="00712848">
        <w:rPr>
          <w:rFonts w:ascii="Times New Roman" w:eastAsiaTheme="minorEastAsia" w:hAnsi="Times New Roman"/>
          <w:color w:val="000000"/>
        </w:rPr>
        <w:t xml:space="preserve"> through their intrinsic characteristics, i.e. video game play is an intense and engaging form of the scientific method (Boyan &amp; Sherry, 2011, p. 83-84). </w:t>
      </w:r>
      <w:r>
        <w:rPr>
          <w:rFonts w:ascii="Times New Roman" w:eastAsiaTheme="minorEastAsia" w:hAnsi="Times New Roman"/>
          <w:color w:val="000000"/>
        </w:rPr>
        <w:t>As a general</w:t>
      </w:r>
      <w:r w:rsidRPr="00712848">
        <w:rPr>
          <w:rFonts w:ascii="Times New Roman" w:eastAsiaTheme="minorEastAsia" w:hAnsi="Times New Roman"/>
          <w:color w:val="000000"/>
        </w:rPr>
        <w:t xml:space="preserve"> example, the player </w:t>
      </w:r>
      <w:r>
        <w:rPr>
          <w:rFonts w:ascii="Times New Roman" w:eastAsiaTheme="minorEastAsia" w:hAnsi="Times New Roman"/>
          <w:color w:val="000000"/>
        </w:rPr>
        <w:t>asks</w:t>
      </w:r>
      <w:r w:rsidRPr="00712848">
        <w:rPr>
          <w:rFonts w:ascii="Times New Roman" w:eastAsiaTheme="minorEastAsia" w:hAnsi="Times New Roman"/>
          <w:color w:val="000000"/>
        </w:rPr>
        <w:t xml:space="preserve"> a question, “How do I get past this boss?” He or she does research, </w:t>
      </w:r>
      <w:r>
        <w:rPr>
          <w:rFonts w:ascii="Times New Roman" w:eastAsiaTheme="minorEastAsia" w:hAnsi="Times New Roman"/>
          <w:color w:val="000000"/>
        </w:rPr>
        <w:t>which can be external but most</w:t>
      </w:r>
      <w:r w:rsidRPr="00712848">
        <w:rPr>
          <w:rFonts w:ascii="Times New Roman" w:eastAsiaTheme="minorEastAsia" w:hAnsi="Times New Roman"/>
          <w:color w:val="000000"/>
        </w:rPr>
        <w:t xml:space="preserve"> likely </w:t>
      </w:r>
      <w:proofErr w:type="gramStart"/>
      <w:r w:rsidRPr="00712848">
        <w:rPr>
          <w:rFonts w:ascii="Times New Roman" w:eastAsiaTheme="minorEastAsia" w:hAnsi="Times New Roman"/>
          <w:color w:val="000000"/>
        </w:rPr>
        <w:t>internal,</w:t>
      </w:r>
      <w:proofErr w:type="gramEnd"/>
      <w:r w:rsidRPr="00712848">
        <w:rPr>
          <w:rFonts w:ascii="Times New Roman" w:eastAsiaTheme="minorEastAsia" w:hAnsi="Times New Roman"/>
          <w:color w:val="000000"/>
        </w:rPr>
        <w:t xml:space="preserve"> “This weapon weakens his shield and leaves him vulnerable.” The player constructs a hypothesis, “If I can remove its defenses using this weapon, I can attack the boss while its vulnerable.” The player tests this hypothesis, which typically involves trail and </w:t>
      </w:r>
      <w:proofErr w:type="gramStart"/>
      <w:r w:rsidRPr="00712848">
        <w:rPr>
          <w:rFonts w:ascii="Times New Roman" w:eastAsiaTheme="minorEastAsia" w:hAnsi="Times New Roman"/>
          <w:color w:val="000000"/>
        </w:rPr>
        <w:t>error</w:t>
      </w:r>
      <w:r>
        <w:rPr>
          <w:rFonts w:ascii="Times New Roman" w:eastAsiaTheme="minorEastAsia" w:hAnsi="Times New Roman"/>
          <w:color w:val="000000"/>
        </w:rPr>
        <w:t>,</w:t>
      </w:r>
      <w:proofErr w:type="gramEnd"/>
      <w:r>
        <w:rPr>
          <w:rFonts w:ascii="Times New Roman" w:eastAsiaTheme="minorEastAsia" w:hAnsi="Times New Roman"/>
          <w:color w:val="000000"/>
        </w:rPr>
        <w:t xml:space="preserve"> “I’ll shoot this at you now. Or now. Or now. Ah!”</w:t>
      </w:r>
      <w:r w:rsidRPr="00712848">
        <w:rPr>
          <w:rFonts w:ascii="Times New Roman" w:eastAsiaTheme="minorEastAsia" w:hAnsi="Times New Roman"/>
          <w:color w:val="000000"/>
        </w:rPr>
        <w:t xml:space="preserve"> Then he or she analyzes the result, “Was that successful?” If successful, the player can rinse and repeat</w:t>
      </w:r>
      <w:r>
        <w:rPr>
          <w:rFonts w:ascii="Times New Roman" w:eastAsiaTheme="minorEastAsia" w:hAnsi="Times New Roman"/>
          <w:color w:val="000000"/>
        </w:rPr>
        <w:t xml:space="preserve"> until a new obstacle or question arises</w:t>
      </w:r>
      <w:r w:rsidRPr="00712848">
        <w:rPr>
          <w:rFonts w:ascii="Times New Roman" w:eastAsiaTheme="minorEastAsia" w:hAnsi="Times New Roman"/>
          <w:color w:val="000000"/>
        </w:rPr>
        <w:t xml:space="preserve">. If </w:t>
      </w:r>
      <w:r>
        <w:rPr>
          <w:rFonts w:ascii="Times New Roman" w:eastAsiaTheme="minorEastAsia" w:hAnsi="Times New Roman"/>
          <w:color w:val="000000"/>
        </w:rPr>
        <w:t>unsuccessful</w:t>
      </w:r>
      <w:r w:rsidRPr="00712848">
        <w:rPr>
          <w:rFonts w:ascii="Times New Roman" w:eastAsiaTheme="minorEastAsia" w:hAnsi="Times New Roman"/>
          <w:color w:val="000000"/>
        </w:rPr>
        <w:t>, the player goes back through the process until he or she is successful</w:t>
      </w:r>
      <w:r>
        <w:rPr>
          <w:rFonts w:ascii="Times New Roman" w:eastAsiaTheme="minorEastAsia" w:hAnsi="Times New Roman"/>
          <w:color w:val="000000"/>
        </w:rPr>
        <w:t xml:space="preserve"> and can move on</w:t>
      </w:r>
      <w:r w:rsidRPr="00712848">
        <w:rPr>
          <w:rFonts w:ascii="Times New Roman" w:eastAsiaTheme="minorEastAsia" w:hAnsi="Times New Roman"/>
          <w:color w:val="000000"/>
        </w:rPr>
        <w:t>. This process occurs over varying temporal and spatial scales—spanning the course of the ga</w:t>
      </w:r>
      <w:r w:rsidR="001B31E9">
        <w:rPr>
          <w:rFonts w:ascii="Times New Roman" w:eastAsiaTheme="minorEastAsia" w:hAnsi="Times New Roman"/>
          <w:color w:val="000000"/>
        </w:rPr>
        <w:t>me or within a momentary event.</w:t>
      </w:r>
    </w:p>
    <w:p w:rsidR="003D2E6C" w:rsidRPr="00712848" w:rsidRDefault="007A32AA" w:rsidP="00712848">
      <w:pPr>
        <w:spacing w:line="480" w:lineRule="auto"/>
        <w:ind w:firstLine="720"/>
        <w:contextualSpacing/>
        <w:rPr>
          <w:rFonts w:ascii="Times New Roman" w:eastAsiaTheme="minorEastAsia" w:hAnsi="Times New Roman"/>
          <w:color w:val="000000"/>
        </w:rPr>
      </w:pPr>
      <w:r w:rsidRPr="00712848">
        <w:rPr>
          <w:rFonts w:ascii="Times New Roman" w:eastAsiaTheme="minorEastAsia" w:hAnsi="Times New Roman"/>
          <w:color w:val="000000"/>
        </w:rPr>
        <w:t xml:space="preserve">As Dignan and other researchers point out, “games are learning engines,” and video games are intrinsically equipped to educate </w:t>
      </w:r>
      <w:r w:rsidR="003963D1">
        <w:rPr>
          <w:rFonts w:ascii="Times New Roman" w:eastAsiaTheme="minorEastAsia" w:hAnsi="Times New Roman"/>
          <w:color w:val="000000"/>
        </w:rPr>
        <w:t xml:space="preserve">and train </w:t>
      </w:r>
      <w:r w:rsidRPr="00712848">
        <w:rPr>
          <w:rFonts w:ascii="Times New Roman" w:eastAsiaTheme="minorEastAsia" w:hAnsi="Times New Roman"/>
          <w:color w:val="000000"/>
        </w:rPr>
        <w:t xml:space="preserve">players (2011, p. 92). </w:t>
      </w:r>
      <w:r w:rsidR="003963D1">
        <w:rPr>
          <w:rFonts w:ascii="Times New Roman" w:eastAsiaTheme="minorEastAsia" w:hAnsi="Times New Roman"/>
          <w:color w:val="000000"/>
        </w:rPr>
        <w:t>Video</w:t>
      </w:r>
      <w:r w:rsidR="003963D1" w:rsidRPr="00712848">
        <w:rPr>
          <w:rFonts w:ascii="Times New Roman" w:eastAsiaTheme="minorEastAsia" w:hAnsi="Times New Roman"/>
          <w:color w:val="000000"/>
        </w:rPr>
        <w:t xml:space="preserve"> games</w:t>
      </w:r>
      <w:r w:rsidR="003963D1">
        <w:rPr>
          <w:rFonts w:ascii="Times New Roman" w:eastAsiaTheme="minorEastAsia" w:hAnsi="Times New Roman"/>
          <w:color w:val="000000"/>
        </w:rPr>
        <w:t xml:space="preserve"> naturally</w:t>
      </w:r>
      <w:r w:rsidR="003963D1" w:rsidRPr="00712848">
        <w:rPr>
          <w:rFonts w:ascii="Times New Roman" w:eastAsiaTheme="minorEastAsia" w:hAnsi="Times New Roman"/>
          <w:color w:val="000000"/>
        </w:rPr>
        <w:t xml:space="preserve"> provide challenges that train a number of cognitive skills, e.g. attention, memory, and </w:t>
      </w:r>
      <w:r w:rsidR="0059261B">
        <w:rPr>
          <w:rFonts w:ascii="Times New Roman" w:eastAsiaTheme="minorEastAsia" w:hAnsi="Times New Roman"/>
          <w:color w:val="000000"/>
        </w:rPr>
        <w:t>problem solving</w:t>
      </w:r>
      <w:r w:rsidR="003963D1" w:rsidRPr="00712848">
        <w:rPr>
          <w:rFonts w:ascii="Times New Roman" w:eastAsiaTheme="minorEastAsia" w:hAnsi="Times New Roman"/>
          <w:color w:val="000000"/>
        </w:rPr>
        <w:t xml:space="preserve">, which allow for </w:t>
      </w:r>
      <w:r w:rsidR="00834A31">
        <w:rPr>
          <w:rFonts w:ascii="Times New Roman" w:eastAsiaTheme="minorEastAsia" w:hAnsi="Times New Roman"/>
          <w:color w:val="000000"/>
        </w:rPr>
        <w:t xml:space="preserve">the </w:t>
      </w:r>
      <w:r w:rsidR="003963D1" w:rsidRPr="00712848">
        <w:rPr>
          <w:rFonts w:ascii="Times New Roman" w:eastAsiaTheme="minorEastAsia" w:hAnsi="Times New Roman"/>
          <w:color w:val="000000"/>
        </w:rPr>
        <w:t>mastery of educational content (Boyan &amp; Sherry, 2011, p. 82-85).</w:t>
      </w:r>
      <w:r w:rsidR="003963D1">
        <w:rPr>
          <w:rFonts w:ascii="Times New Roman" w:eastAsiaTheme="minorEastAsia" w:hAnsi="Times New Roman"/>
          <w:color w:val="000000"/>
        </w:rPr>
        <w:t xml:space="preserve"> </w:t>
      </w:r>
      <w:r w:rsidR="002D2D49">
        <w:rPr>
          <w:rFonts w:ascii="Times New Roman" w:eastAsiaTheme="minorEastAsia" w:hAnsi="Times New Roman"/>
          <w:color w:val="000000"/>
        </w:rPr>
        <w:t xml:space="preserve">Mastery </w:t>
      </w:r>
      <w:r w:rsidR="00B57FFB">
        <w:rPr>
          <w:rFonts w:ascii="Times New Roman" w:eastAsiaTheme="minorEastAsia" w:hAnsi="Times New Roman"/>
          <w:color w:val="000000"/>
        </w:rPr>
        <w:t>refers to</w:t>
      </w:r>
      <w:r w:rsidR="002D2D49">
        <w:rPr>
          <w:rFonts w:ascii="Times New Roman" w:eastAsiaTheme="minorEastAsia" w:hAnsi="Times New Roman"/>
          <w:color w:val="000000"/>
        </w:rPr>
        <w:t xml:space="preserve"> the expert performance or literacy of an individual, and it occurs through deliberate learning and practice (Ericsson et al., 1993, p. 392). </w:t>
      </w:r>
      <w:r w:rsidR="00B23EC0">
        <w:rPr>
          <w:rFonts w:ascii="Times New Roman" w:eastAsiaTheme="minorEastAsia" w:hAnsi="Times New Roman"/>
          <w:color w:val="000000"/>
        </w:rPr>
        <w:t xml:space="preserve">Deliberate learning consists of three key components: </w:t>
      </w:r>
      <w:r w:rsidR="00B23EC0" w:rsidRPr="00712848">
        <w:rPr>
          <w:rFonts w:ascii="Times New Roman" w:eastAsiaTheme="minorEastAsia" w:hAnsi="Times New Roman"/>
          <w:color w:val="000000"/>
        </w:rPr>
        <w:t>setting specific goals, obtaining immediate feedback, and concentrating as much on technique as on outcome (Levitt &amp; Dubner, 2009, p. 61).</w:t>
      </w:r>
      <w:r w:rsidR="00E062DD">
        <w:rPr>
          <w:rFonts w:ascii="Times New Roman" w:eastAsiaTheme="minorEastAsia" w:hAnsi="Times New Roman"/>
          <w:color w:val="000000"/>
        </w:rPr>
        <w:t xml:space="preserve"> Video games intrinsically encourage deliberate learning because they provide players with an engaging learning environment that motivates, provides feedback, and develops problem solving and decision-making skills. </w:t>
      </w:r>
      <w:r w:rsidR="00E57B49" w:rsidRPr="00712848">
        <w:rPr>
          <w:rFonts w:ascii="Times New Roman" w:eastAsiaTheme="minorEastAsia" w:hAnsi="Times New Roman"/>
          <w:color w:val="000000"/>
        </w:rPr>
        <w:t xml:space="preserve">When people have the will for something, they’re </w:t>
      </w:r>
      <w:r w:rsidR="00DC7948" w:rsidRPr="00712848">
        <w:rPr>
          <w:rFonts w:ascii="Times New Roman" w:eastAsiaTheme="minorEastAsia" w:hAnsi="Times New Roman"/>
          <w:color w:val="000000"/>
        </w:rPr>
        <w:t>more inclined to</w:t>
      </w:r>
      <w:r w:rsidR="00E57B49" w:rsidRPr="00712848">
        <w:rPr>
          <w:rFonts w:ascii="Times New Roman" w:eastAsiaTheme="minorEastAsia" w:hAnsi="Times New Roman"/>
          <w:color w:val="000000"/>
        </w:rPr>
        <w:t xml:space="preserve"> deliberately put effort, energy, and enthusiasm into the experience (Dignan</w:t>
      </w:r>
      <w:r w:rsidR="004A22D9" w:rsidRPr="00712848">
        <w:rPr>
          <w:rFonts w:ascii="Times New Roman" w:eastAsiaTheme="minorEastAsia" w:hAnsi="Times New Roman"/>
          <w:color w:val="000000"/>
        </w:rPr>
        <w:t>, 2011, p. 2</w:t>
      </w:r>
      <w:r w:rsidR="00E57B49" w:rsidRPr="00712848">
        <w:rPr>
          <w:rFonts w:ascii="Times New Roman" w:eastAsiaTheme="minorEastAsia" w:hAnsi="Times New Roman"/>
          <w:color w:val="000000"/>
        </w:rPr>
        <w:t>).</w:t>
      </w:r>
      <w:r w:rsidR="00E062DD">
        <w:rPr>
          <w:rFonts w:ascii="Times New Roman" w:eastAsiaTheme="minorEastAsia" w:hAnsi="Times New Roman"/>
          <w:color w:val="000000"/>
        </w:rPr>
        <w:t xml:space="preserve"> Through a cyclical process</w:t>
      </w:r>
      <w:r w:rsidR="00B57FFB">
        <w:rPr>
          <w:rFonts w:ascii="Times New Roman" w:eastAsiaTheme="minorEastAsia" w:hAnsi="Times New Roman"/>
          <w:color w:val="000000"/>
        </w:rPr>
        <w:t>, video games promote volition—the will to do something—and faculty—the ability to do it—</w:t>
      </w:r>
      <w:r w:rsidR="00E062DD">
        <w:rPr>
          <w:rFonts w:ascii="Times New Roman" w:eastAsiaTheme="minorEastAsia" w:hAnsi="Times New Roman"/>
          <w:color w:val="000000"/>
        </w:rPr>
        <w:t>which drive deliberate learning,</w:t>
      </w:r>
      <w:r w:rsidR="00B57FFB">
        <w:rPr>
          <w:rFonts w:ascii="Times New Roman" w:eastAsiaTheme="minorEastAsia" w:hAnsi="Times New Roman"/>
          <w:color w:val="000000"/>
        </w:rPr>
        <w:t xml:space="preserve"> which in turn</w:t>
      </w:r>
      <w:r w:rsidR="00E062DD">
        <w:rPr>
          <w:rFonts w:ascii="Times New Roman" w:eastAsiaTheme="minorEastAsia" w:hAnsi="Times New Roman"/>
          <w:color w:val="000000"/>
        </w:rPr>
        <w:t xml:space="preserve"> </w:t>
      </w:r>
      <w:r w:rsidR="00B57FFB">
        <w:rPr>
          <w:rFonts w:ascii="Times New Roman" w:eastAsiaTheme="minorEastAsia" w:hAnsi="Times New Roman"/>
          <w:color w:val="000000"/>
        </w:rPr>
        <w:t>develop</w:t>
      </w:r>
      <w:r w:rsidR="00E062DD">
        <w:rPr>
          <w:rFonts w:ascii="Times New Roman" w:eastAsiaTheme="minorEastAsia" w:hAnsi="Times New Roman"/>
          <w:color w:val="000000"/>
        </w:rPr>
        <w:t xml:space="preserve"> student motivation and mastery, and </w:t>
      </w:r>
      <w:r w:rsidR="00B57FFB">
        <w:rPr>
          <w:rFonts w:ascii="Times New Roman" w:eastAsiaTheme="minorEastAsia" w:hAnsi="Times New Roman"/>
          <w:color w:val="000000"/>
        </w:rPr>
        <w:t>ultimately</w:t>
      </w:r>
      <w:r w:rsidR="00E062DD">
        <w:rPr>
          <w:rFonts w:ascii="Times New Roman" w:eastAsiaTheme="minorEastAsia" w:hAnsi="Times New Roman"/>
          <w:color w:val="000000"/>
        </w:rPr>
        <w:t>, provide the student with the will and ability to continue to train</w:t>
      </w:r>
      <w:r w:rsidR="00FD5135">
        <w:rPr>
          <w:rFonts w:ascii="Times New Roman" w:eastAsiaTheme="minorEastAsia" w:hAnsi="Times New Roman"/>
          <w:color w:val="000000"/>
        </w:rPr>
        <w:t xml:space="preserve"> (Dignan, 2011, p. 2-3)</w:t>
      </w:r>
      <w:r w:rsidR="00E062DD">
        <w:rPr>
          <w:rFonts w:ascii="Times New Roman" w:eastAsiaTheme="minorEastAsia" w:hAnsi="Times New Roman"/>
          <w:color w:val="000000"/>
        </w:rPr>
        <w:t>.</w:t>
      </w:r>
      <w:r w:rsidR="00E57B49" w:rsidRPr="00712848">
        <w:rPr>
          <w:rFonts w:ascii="Times New Roman" w:eastAsiaTheme="minorEastAsia" w:hAnsi="Times New Roman"/>
          <w:color w:val="000000"/>
        </w:rPr>
        <w:t xml:space="preserve"> </w:t>
      </w:r>
      <w:r w:rsidR="00BD0DE9">
        <w:rPr>
          <w:rFonts w:ascii="Times New Roman" w:eastAsiaTheme="minorEastAsia" w:hAnsi="Times New Roman"/>
          <w:color w:val="000000"/>
        </w:rPr>
        <w:t>V</w:t>
      </w:r>
      <w:r w:rsidR="003D2E6C" w:rsidRPr="00712848">
        <w:rPr>
          <w:rFonts w:ascii="Times New Roman" w:eastAsiaTheme="minorEastAsia" w:hAnsi="Times New Roman"/>
          <w:color w:val="000000"/>
        </w:rPr>
        <w:t>ideo games</w:t>
      </w:r>
      <w:r w:rsidR="00BD0DE9">
        <w:rPr>
          <w:rFonts w:ascii="Times New Roman" w:eastAsiaTheme="minorEastAsia" w:hAnsi="Times New Roman"/>
          <w:color w:val="000000"/>
        </w:rPr>
        <w:t xml:space="preserve"> have the potential to</w:t>
      </w:r>
      <w:r w:rsidR="003D2E6C" w:rsidRPr="00712848">
        <w:rPr>
          <w:rFonts w:ascii="Times New Roman" w:eastAsiaTheme="minorEastAsia" w:hAnsi="Times New Roman"/>
          <w:color w:val="000000"/>
        </w:rPr>
        <w:t xml:space="preserve"> </w:t>
      </w:r>
      <w:r w:rsidR="00E94263">
        <w:rPr>
          <w:rFonts w:ascii="Times New Roman" w:eastAsiaTheme="minorEastAsia" w:hAnsi="Times New Roman"/>
          <w:color w:val="000000"/>
        </w:rPr>
        <w:t>produce mastery over educational content</w:t>
      </w:r>
      <w:r w:rsidR="007E3F8D">
        <w:rPr>
          <w:rFonts w:ascii="Times New Roman" w:eastAsiaTheme="minorEastAsia" w:hAnsi="Times New Roman"/>
          <w:color w:val="000000"/>
        </w:rPr>
        <w:t>,</w:t>
      </w:r>
      <w:r w:rsidR="00E94263">
        <w:rPr>
          <w:rFonts w:ascii="Times New Roman" w:eastAsiaTheme="minorEastAsia" w:hAnsi="Times New Roman"/>
          <w:color w:val="000000"/>
        </w:rPr>
        <w:t xml:space="preserve"> </w:t>
      </w:r>
      <w:r w:rsidR="00BD0DE9">
        <w:rPr>
          <w:rFonts w:ascii="Times New Roman" w:eastAsiaTheme="minorEastAsia" w:hAnsi="Times New Roman"/>
          <w:color w:val="000000"/>
        </w:rPr>
        <w:t xml:space="preserve">and </w:t>
      </w:r>
      <w:r w:rsidR="00E94263">
        <w:rPr>
          <w:rFonts w:ascii="Times New Roman" w:eastAsiaTheme="minorEastAsia" w:hAnsi="Times New Roman"/>
          <w:color w:val="000000"/>
        </w:rPr>
        <w:t>they</w:t>
      </w:r>
      <w:r w:rsidR="003D2E6C" w:rsidRPr="00712848">
        <w:rPr>
          <w:rFonts w:ascii="Times New Roman" w:eastAsiaTheme="minorEastAsia" w:hAnsi="Times New Roman"/>
          <w:color w:val="000000"/>
        </w:rPr>
        <w:t xml:space="preserve"> can be </w:t>
      </w:r>
      <w:r w:rsidR="00C323E3">
        <w:rPr>
          <w:rFonts w:ascii="Times New Roman" w:eastAsiaTheme="minorEastAsia" w:hAnsi="Times New Roman"/>
          <w:color w:val="000000"/>
        </w:rPr>
        <w:t>created</w:t>
      </w:r>
      <w:r w:rsidR="003D2E6C" w:rsidRPr="00712848">
        <w:rPr>
          <w:rFonts w:ascii="Times New Roman" w:eastAsiaTheme="minorEastAsia" w:hAnsi="Times New Roman"/>
          <w:color w:val="000000"/>
        </w:rPr>
        <w:t xml:space="preserve">, modified, and integrated with instructional strategies </w:t>
      </w:r>
      <w:r w:rsidR="007E3F8D">
        <w:rPr>
          <w:rFonts w:ascii="Times New Roman" w:eastAsiaTheme="minorEastAsia" w:hAnsi="Times New Roman"/>
          <w:color w:val="000000"/>
        </w:rPr>
        <w:t>for specific</w:t>
      </w:r>
      <w:r w:rsidR="003D2E6C" w:rsidRPr="00712848">
        <w:rPr>
          <w:rFonts w:ascii="Times New Roman" w:eastAsiaTheme="minorEastAsia" w:hAnsi="Times New Roman"/>
          <w:color w:val="000000"/>
        </w:rPr>
        <w:t xml:space="preserve"> outcomes (Van Eck, 2006, p. 28-30). </w:t>
      </w:r>
    </w:p>
    <w:p w:rsidR="00455393" w:rsidRPr="00712848" w:rsidRDefault="003D2E6C" w:rsidP="00A77B5B">
      <w:pPr>
        <w:spacing w:line="480" w:lineRule="auto"/>
        <w:ind w:firstLine="720"/>
        <w:contextualSpacing/>
        <w:rPr>
          <w:rFonts w:ascii="Times New Roman" w:eastAsiaTheme="minorEastAsia" w:hAnsi="Times New Roman"/>
          <w:color w:val="000000"/>
        </w:rPr>
      </w:pPr>
      <w:r w:rsidRPr="00712848">
        <w:rPr>
          <w:rFonts w:ascii="Times New Roman" w:eastAsiaTheme="minorEastAsia" w:hAnsi="Times New Roman"/>
          <w:color w:val="000000"/>
        </w:rPr>
        <w:t xml:space="preserve">Since the 1980s, </w:t>
      </w:r>
      <w:r w:rsidR="0066625A">
        <w:rPr>
          <w:rFonts w:ascii="Times New Roman" w:eastAsiaTheme="minorEastAsia" w:hAnsi="Times New Roman"/>
          <w:color w:val="000000"/>
        </w:rPr>
        <w:t xml:space="preserve">educational technology </w:t>
      </w:r>
      <w:r w:rsidRPr="00712848">
        <w:rPr>
          <w:rFonts w:ascii="Times New Roman" w:eastAsiaTheme="minorEastAsia" w:hAnsi="Times New Roman"/>
          <w:color w:val="000000"/>
        </w:rPr>
        <w:t xml:space="preserve">researchers have been studying the effects of </w:t>
      </w:r>
      <w:r w:rsidR="000D2F80" w:rsidRPr="00712848">
        <w:rPr>
          <w:rFonts w:ascii="Times New Roman" w:eastAsiaTheme="minorEastAsia" w:hAnsi="Times New Roman"/>
          <w:color w:val="000000"/>
        </w:rPr>
        <w:t>video games in an educatio</w:t>
      </w:r>
      <w:r w:rsidR="004D1901">
        <w:rPr>
          <w:rFonts w:ascii="Times New Roman" w:eastAsiaTheme="minorEastAsia" w:hAnsi="Times New Roman"/>
          <w:color w:val="000000"/>
        </w:rPr>
        <w:t>nal context. A 1982</w:t>
      </w:r>
      <w:r w:rsidR="000D2F80" w:rsidRPr="00712848">
        <w:rPr>
          <w:rFonts w:ascii="Times New Roman" w:eastAsiaTheme="minorEastAsia" w:hAnsi="Times New Roman"/>
          <w:color w:val="000000"/>
        </w:rPr>
        <w:t xml:space="preserve"> meta-analysis found that instructional simulation games moderately fac</w:t>
      </w:r>
      <w:r w:rsidR="004D1901">
        <w:rPr>
          <w:rFonts w:ascii="Times New Roman" w:eastAsiaTheme="minorEastAsia" w:hAnsi="Times New Roman"/>
          <w:color w:val="000000"/>
        </w:rPr>
        <w:t>ilitated cognitive learning (Szcz</w:t>
      </w:r>
      <w:r w:rsidR="000D2F80" w:rsidRPr="00712848">
        <w:rPr>
          <w:rFonts w:ascii="Times New Roman" w:eastAsiaTheme="minorEastAsia" w:hAnsi="Times New Roman"/>
          <w:color w:val="000000"/>
        </w:rPr>
        <w:t>u</w:t>
      </w:r>
      <w:r w:rsidR="004D1901">
        <w:rPr>
          <w:rFonts w:ascii="Times New Roman" w:eastAsiaTheme="minorEastAsia" w:hAnsi="Times New Roman"/>
          <w:color w:val="000000"/>
        </w:rPr>
        <w:t>r</w:t>
      </w:r>
      <w:r w:rsidR="000D2F80" w:rsidRPr="00712848">
        <w:rPr>
          <w:rFonts w:ascii="Times New Roman" w:eastAsiaTheme="minorEastAsia" w:hAnsi="Times New Roman"/>
          <w:color w:val="000000"/>
        </w:rPr>
        <w:t xml:space="preserve">ek). This analysis was not specific on whether these games were digital or not, and it recommended </w:t>
      </w:r>
      <w:r w:rsidR="00AB525F">
        <w:rPr>
          <w:rFonts w:ascii="Times New Roman" w:eastAsiaTheme="minorEastAsia" w:hAnsi="Times New Roman"/>
          <w:color w:val="000000"/>
        </w:rPr>
        <w:t>that more research should be</w:t>
      </w:r>
      <w:r w:rsidR="000D2F80" w:rsidRPr="00712848">
        <w:rPr>
          <w:rFonts w:ascii="Times New Roman" w:eastAsiaTheme="minorEastAsia" w:hAnsi="Times New Roman"/>
          <w:color w:val="000000"/>
        </w:rPr>
        <w:t xml:space="preserve"> conducted and elaborated on</w:t>
      </w:r>
      <w:r w:rsidR="00AB525F">
        <w:rPr>
          <w:rFonts w:ascii="Times New Roman" w:eastAsiaTheme="minorEastAsia" w:hAnsi="Times New Roman"/>
          <w:color w:val="000000"/>
        </w:rPr>
        <w:t xml:space="preserve"> in this field</w:t>
      </w:r>
      <w:r w:rsidR="007E3F8D">
        <w:rPr>
          <w:rFonts w:ascii="Times New Roman" w:eastAsiaTheme="minorEastAsia" w:hAnsi="Times New Roman"/>
          <w:color w:val="000000"/>
        </w:rPr>
        <w:t xml:space="preserve"> </w:t>
      </w:r>
      <w:r w:rsidR="000C299B">
        <w:rPr>
          <w:rFonts w:ascii="Times New Roman" w:eastAsiaTheme="minorEastAsia" w:hAnsi="Times New Roman"/>
          <w:color w:val="000000"/>
        </w:rPr>
        <w:t>(p. 60-61)</w:t>
      </w:r>
      <w:r w:rsidR="000D2F80" w:rsidRPr="00712848">
        <w:rPr>
          <w:rFonts w:ascii="Times New Roman" w:eastAsiaTheme="minorEastAsia" w:hAnsi="Times New Roman"/>
          <w:color w:val="000000"/>
        </w:rPr>
        <w:t xml:space="preserve">. A 1985 study investigated the role of </w:t>
      </w:r>
      <w:r w:rsidR="000C299B">
        <w:rPr>
          <w:rFonts w:ascii="Times New Roman" w:eastAsiaTheme="minorEastAsia" w:hAnsi="Times New Roman"/>
          <w:color w:val="000000"/>
        </w:rPr>
        <w:t>mathematical education games</w:t>
      </w:r>
      <w:r w:rsidR="000D2F80" w:rsidRPr="00712848">
        <w:rPr>
          <w:rFonts w:ascii="Times New Roman" w:eastAsiaTheme="minorEastAsia" w:hAnsi="Times New Roman"/>
          <w:color w:val="000000"/>
        </w:rPr>
        <w:t xml:space="preserve"> across varying learning levels (Van Eck, 2006, p. 22). The investigators </w:t>
      </w:r>
      <w:r w:rsidR="000C299B">
        <w:rPr>
          <w:rFonts w:ascii="Times New Roman" w:eastAsiaTheme="minorEastAsia" w:hAnsi="Times New Roman"/>
          <w:color w:val="000000"/>
        </w:rPr>
        <w:t>identified</w:t>
      </w:r>
      <w:r w:rsidR="000D2F80" w:rsidRPr="00712848">
        <w:rPr>
          <w:rFonts w:ascii="Times New Roman" w:eastAsiaTheme="minorEastAsia" w:hAnsi="Times New Roman"/>
          <w:color w:val="000000"/>
        </w:rPr>
        <w:t xml:space="preserve"> 3 types of games for learning: pre-instructional strategy games for advanced organization, co-instructional strategy games, which provide examples and practice of learning in a domain, and post-instructional strategy for assessment and synthesis. Further </w:t>
      </w:r>
      <w:r w:rsidR="000C299B">
        <w:rPr>
          <w:rFonts w:ascii="Times New Roman" w:eastAsiaTheme="minorEastAsia" w:hAnsi="Times New Roman"/>
          <w:color w:val="000000"/>
        </w:rPr>
        <w:t xml:space="preserve">research has </w:t>
      </w:r>
      <w:r w:rsidR="00C9712E">
        <w:rPr>
          <w:rFonts w:ascii="Times New Roman" w:eastAsiaTheme="minorEastAsia" w:hAnsi="Times New Roman"/>
          <w:color w:val="000000"/>
        </w:rPr>
        <w:t>used</w:t>
      </w:r>
      <w:r w:rsidR="000C299B">
        <w:rPr>
          <w:rFonts w:ascii="Times New Roman" w:eastAsiaTheme="minorEastAsia" w:hAnsi="Times New Roman"/>
          <w:color w:val="000000"/>
        </w:rPr>
        <w:t xml:space="preserve"> </w:t>
      </w:r>
      <w:r w:rsidR="000D2F80" w:rsidRPr="00712848">
        <w:rPr>
          <w:rFonts w:ascii="Times New Roman" w:eastAsiaTheme="minorEastAsia" w:hAnsi="Times New Roman"/>
          <w:color w:val="000000"/>
        </w:rPr>
        <w:t xml:space="preserve">psychological principles </w:t>
      </w:r>
      <w:r w:rsidR="000C299B">
        <w:rPr>
          <w:rFonts w:ascii="Times New Roman" w:eastAsiaTheme="minorEastAsia" w:hAnsi="Times New Roman"/>
          <w:color w:val="000000"/>
        </w:rPr>
        <w:t>to</w:t>
      </w:r>
      <w:r w:rsidR="000D2F80" w:rsidRPr="00712848">
        <w:rPr>
          <w:rFonts w:ascii="Times New Roman" w:eastAsiaTheme="minorEastAsia" w:hAnsi="Times New Roman"/>
          <w:color w:val="000000"/>
        </w:rPr>
        <w:t xml:space="preserve"> produce instructional and intelligible results for </w:t>
      </w:r>
      <w:r w:rsidR="000C299B">
        <w:rPr>
          <w:rFonts w:ascii="Times New Roman" w:eastAsiaTheme="minorEastAsia" w:hAnsi="Times New Roman"/>
          <w:color w:val="000000"/>
        </w:rPr>
        <w:t xml:space="preserve">educational </w:t>
      </w:r>
      <w:r w:rsidR="000D2F80" w:rsidRPr="00712848">
        <w:rPr>
          <w:rFonts w:ascii="Times New Roman" w:eastAsiaTheme="minorEastAsia" w:hAnsi="Times New Roman"/>
          <w:color w:val="000000"/>
        </w:rPr>
        <w:t xml:space="preserve">video games, e.g. Piaget’s assimilation and accommodation </w:t>
      </w:r>
      <w:r w:rsidR="000C299B">
        <w:rPr>
          <w:rFonts w:ascii="Times New Roman" w:eastAsiaTheme="minorEastAsia" w:hAnsi="Times New Roman"/>
          <w:color w:val="000000"/>
        </w:rPr>
        <w:t xml:space="preserve">concepts </w:t>
      </w:r>
      <w:r w:rsidR="000D2F80" w:rsidRPr="00712848">
        <w:rPr>
          <w:rFonts w:ascii="Times New Roman" w:eastAsiaTheme="minorEastAsia" w:hAnsi="Times New Roman"/>
          <w:color w:val="000000"/>
        </w:rPr>
        <w:t>produce a continuous cycle of cognitive disequilibrium and resolution, which can serve as an effective teaching tool (Van Eck, 2006, p. 18-26). Other psychological theories can help support</w:t>
      </w:r>
      <w:r w:rsidR="00AB525F">
        <w:rPr>
          <w:rFonts w:ascii="Times New Roman" w:eastAsiaTheme="minorEastAsia" w:hAnsi="Times New Roman"/>
          <w:color w:val="000000"/>
        </w:rPr>
        <w:t xml:space="preserve"> video</w:t>
      </w:r>
      <w:r w:rsidR="000D2F80" w:rsidRPr="00712848">
        <w:rPr>
          <w:rFonts w:ascii="Times New Roman" w:eastAsiaTheme="minorEastAsia" w:hAnsi="Times New Roman"/>
          <w:color w:val="000000"/>
        </w:rPr>
        <w:t xml:space="preserve"> games as effective learning tools: anchored instruction, feedback behaviorism, constructivism, narrative psychology, and various cognitive principles (Van Eck, 2006, p. 20). </w:t>
      </w:r>
      <w:r w:rsidR="001B31E9">
        <w:rPr>
          <w:rFonts w:ascii="Times New Roman" w:eastAsiaTheme="minorEastAsia" w:hAnsi="Times New Roman"/>
          <w:color w:val="000000"/>
        </w:rPr>
        <w:t>In order to grok the relationship between video game play and education, f</w:t>
      </w:r>
      <w:r w:rsidR="000D2F80" w:rsidRPr="00712848">
        <w:rPr>
          <w:rFonts w:ascii="Times New Roman" w:eastAsiaTheme="minorEastAsia" w:hAnsi="Times New Roman"/>
          <w:color w:val="000000"/>
        </w:rPr>
        <w:t xml:space="preserve">urther research using psychological theories, e.g. cognitive behavioral therapy, and intelligible design stratagems, e.g. digital game based learning, will need to investigate video game </w:t>
      </w:r>
      <w:r w:rsidR="0066625A">
        <w:rPr>
          <w:rFonts w:ascii="Times New Roman" w:eastAsiaTheme="minorEastAsia" w:hAnsi="Times New Roman"/>
          <w:color w:val="000000"/>
        </w:rPr>
        <w:t>features</w:t>
      </w:r>
      <w:r w:rsidR="00AB525F">
        <w:rPr>
          <w:rFonts w:ascii="Times New Roman" w:eastAsiaTheme="minorEastAsia" w:hAnsi="Times New Roman"/>
          <w:color w:val="000000"/>
        </w:rPr>
        <w:t>,</w:t>
      </w:r>
      <w:r w:rsidR="000D2F80" w:rsidRPr="00712848">
        <w:rPr>
          <w:rFonts w:ascii="Times New Roman" w:eastAsiaTheme="minorEastAsia" w:hAnsi="Times New Roman"/>
          <w:color w:val="000000"/>
        </w:rPr>
        <w:t xml:space="preserve"> </w:t>
      </w:r>
      <w:r w:rsidR="000C299B">
        <w:rPr>
          <w:rFonts w:ascii="Times New Roman" w:eastAsiaTheme="minorEastAsia" w:hAnsi="Times New Roman"/>
          <w:color w:val="000000"/>
        </w:rPr>
        <w:t>content</w:t>
      </w:r>
      <w:r w:rsidR="00AB525F">
        <w:rPr>
          <w:rFonts w:ascii="Times New Roman" w:eastAsiaTheme="minorEastAsia" w:hAnsi="Times New Roman"/>
          <w:color w:val="000000"/>
        </w:rPr>
        <w:t>, and processes</w:t>
      </w:r>
      <w:r w:rsidR="000C299B">
        <w:rPr>
          <w:rFonts w:ascii="Times New Roman" w:eastAsiaTheme="minorEastAsia" w:hAnsi="Times New Roman"/>
          <w:color w:val="000000"/>
        </w:rPr>
        <w:t>, e.g.</w:t>
      </w:r>
      <w:r w:rsidR="000D2F80" w:rsidRPr="00712848">
        <w:rPr>
          <w:rFonts w:ascii="Times New Roman" w:eastAsiaTheme="minorEastAsia" w:hAnsi="Times New Roman"/>
          <w:color w:val="000000"/>
        </w:rPr>
        <w:t xml:space="preserve"> breadth </w:t>
      </w:r>
      <w:r w:rsidR="000C299B">
        <w:rPr>
          <w:rFonts w:ascii="Times New Roman" w:eastAsiaTheme="minorEastAsia" w:hAnsi="Times New Roman"/>
          <w:color w:val="000000"/>
        </w:rPr>
        <w:t>vs.</w:t>
      </w:r>
      <w:r w:rsidR="000D2F80" w:rsidRPr="00712848">
        <w:rPr>
          <w:rFonts w:ascii="Times New Roman" w:eastAsiaTheme="minorEastAsia" w:hAnsi="Times New Roman"/>
          <w:color w:val="000000"/>
        </w:rPr>
        <w:t xml:space="preserve"> depth, student responsibility and engagement</w:t>
      </w:r>
      <w:r w:rsidR="0066625A">
        <w:rPr>
          <w:rFonts w:ascii="Times New Roman" w:eastAsiaTheme="minorEastAsia" w:hAnsi="Times New Roman"/>
          <w:color w:val="000000"/>
        </w:rPr>
        <w:t>, endogenous (diegetic) story elements</w:t>
      </w:r>
      <w:r w:rsidR="000D2F80" w:rsidRPr="00712848">
        <w:rPr>
          <w:rFonts w:ascii="Times New Roman" w:eastAsiaTheme="minorEastAsia" w:hAnsi="Times New Roman"/>
          <w:color w:val="000000"/>
        </w:rPr>
        <w:t xml:space="preserve">, exogenous (nondiegetic) </w:t>
      </w:r>
      <w:r w:rsidR="0066625A">
        <w:rPr>
          <w:rFonts w:ascii="Times New Roman" w:eastAsiaTheme="minorEastAsia" w:hAnsi="Times New Roman"/>
          <w:color w:val="000000"/>
        </w:rPr>
        <w:t>gameplay actions</w:t>
      </w:r>
      <w:r w:rsidR="000D2F80" w:rsidRPr="00712848">
        <w:rPr>
          <w:rFonts w:ascii="Times New Roman" w:eastAsiaTheme="minorEastAsia" w:hAnsi="Times New Roman"/>
          <w:color w:val="000000"/>
        </w:rPr>
        <w:t xml:space="preserve">, flow, and </w:t>
      </w:r>
      <w:r w:rsidR="00AB525F">
        <w:rPr>
          <w:rFonts w:ascii="Times New Roman" w:eastAsiaTheme="minorEastAsia" w:hAnsi="Times New Roman"/>
          <w:color w:val="000000"/>
        </w:rPr>
        <w:t>additional video game</w:t>
      </w:r>
      <w:r w:rsidR="000D2F80" w:rsidRPr="00712848">
        <w:rPr>
          <w:rFonts w:ascii="Times New Roman" w:eastAsiaTheme="minorEastAsia" w:hAnsi="Times New Roman"/>
          <w:color w:val="000000"/>
        </w:rPr>
        <w:t xml:space="preserve"> characteristics</w:t>
      </w:r>
      <w:r w:rsidR="001B31E9">
        <w:rPr>
          <w:rFonts w:ascii="Times New Roman" w:eastAsiaTheme="minorEastAsia" w:hAnsi="Times New Roman"/>
          <w:color w:val="000000"/>
        </w:rPr>
        <w:t xml:space="preserve"> </w:t>
      </w:r>
      <w:r w:rsidR="000D2F80" w:rsidRPr="00712848">
        <w:rPr>
          <w:rFonts w:ascii="Times New Roman" w:eastAsiaTheme="minorEastAsia" w:hAnsi="Times New Roman"/>
          <w:color w:val="000000"/>
        </w:rPr>
        <w:t>(</w:t>
      </w:r>
      <w:r w:rsidR="007A70FB">
        <w:rPr>
          <w:rFonts w:ascii="Times New Roman" w:eastAsiaTheme="minorEastAsia" w:hAnsi="Times New Roman"/>
          <w:color w:val="000000"/>
        </w:rPr>
        <w:t>Dignan, 2011, p. 4-5</w:t>
      </w:r>
      <w:r w:rsidR="000D2F80" w:rsidRPr="00712848">
        <w:rPr>
          <w:rFonts w:ascii="Times New Roman" w:eastAsiaTheme="minorEastAsia" w:hAnsi="Times New Roman"/>
          <w:color w:val="000000"/>
        </w:rPr>
        <w:t>; Galloway, 2006, p. 12-28 &amp; 37</w:t>
      </w:r>
      <w:r w:rsidR="007A70FB">
        <w:rPr>
          <w:rFonts w:ascii="Times New Roman" w:eastAsiaTheme="minorEastAsia" w:hAnsi="Times New Roman"/>
          <w:color w:val="000000"/>
        </w:rPr>
        <w:t xml:space="preserve">; </w:t>
      </w:r>
      <w:r w:rsidR="0066625A">
        <w:rPr>
          <w:rFonts w:ascii="Times New Roman" w:eastAsiaTheme="minorEastAsia" w:hAnsi="Times New Roman"/>
          <w:color w:val="000000"/>
        </w:rPr>
        <w:t>Van Eck, 2006, p. 26</w:t>
      </w:r>
      <w:r w:rsidR="000D2F80" w:rsidRPr="00712848">
        <w:rPr>
          <w:rFonts w:ascii="Times New Roman" w:eastAsiaTheme="minorEastAsia" w:hAnsi="Times New Roman"/>
          <w:color w:val="000000"/>
        </w:rPr>
        <w:t>)</w:t>
      </w:r>
      <w:r w:rsidR="009053AF" w:rsidRPr="00712848">
        <w:rPr>
          <w:rFonts w:ascii="Times New Roman" w:eastAsiaTheme="minorEastAsia" w:hAnsi="Times New Roman"/>
          <w:color w:val="000000"/>
        </w:rPr>
        <w:t>.</w:t>
      </w:r>
    </w:p>
    <w:p w:rsidR="00455393" w:rsidRPr="00712848" w:rsidRDefault="00455393" w:rsidP="00712848">
      <w:pPr>
        <w:spacing w:line="480" w:lineRule="auto"/>
        <w:contextualSpacing/>
        <w:jc w:val="center"/>
        <w:rPr>
          <w:rFonts w:ascii="Times New Roman" w:eastAsiaTheme="minorEastAsia" w:hAnsi="Times New Roman"/>
          <w:b/>
          <w:color w:val="000000"/>
        </w:rPr>
      </w:pPr>
      <w:r w:rsidRPr="00712848">
        <w:rPr>
          <w:rFonts w:ascii="Times New Roman" w:eastAsiaTheme="minorEastAsia" w:hAnsi="Times New Roman"/>
          <w:b/>
          <w:color w:val="000000"/>
        </w:rPr>
        <w:t>Current Evidence to Support Holistic Gaming</w:t>
      </w:r>
    </w:p>
    <w:p w:rsidR="005249A9" w:rsidRPr="00712848" w:rsidRDefault="005249A9" w:rsidP="00712848">
      <w:pPr>
        <w:spacing w:line="480" w:lineRule="auto"/>
        <w:contextualSpacing/>
        <w:rPr>
          <w:rFonts w:ascii="Times New Roman" w:eastAsiaTheme="minorEastAsia" w:hAnsi="Times New Roman"/>
          <w:color w:val="000000"/>
        </w:rPr>
      </w:pPr>
      <w:r w:rsidRPr="00712848">
        <w:rPr>
          <w:rFonts w:ascii="Times New Roman" w:eastAsiaTheme="minorEastAsia" w:hAnsi="Times New Roman"/>
          <w:color w:val="000000"/>
        </w:rPr>
        <w:tab/>
        <w:t xml:space="preserve">From light and food to singing and dancing, </w:t>
      </w:r>
      <w:proofErr w:type="gramStart"/>
      <w:r w:rsidRPr="00712848">
        <w:rPr>
          <w:rFonts w:ascii="Times New Roman" w:eastAsiaTheme="minorEastAsia" w:hAnsi="Times New Roman"/>
          <w:color w:val="000000"/>
        </w:rPr>
        <w:t>our world is characterized by phenomena, events</w:t>
      </w:r>
      <w:r w:rsidR="0059261B">
        <w:rPr>
          <w:rFonts w:ascii="Times New Roman" w:eastAsiaTheme="minorEastAsia" w:hAnsi="Times New Roman"/>
          <w:color w:val="000000"/>
        </w:rPr>
        <w:t>,</w:t>
      </w:r>
      <w:r w:rsidRPr="00712848">
        <w:rPr>
          <w:rFonts w:ascii="Times New Roman" w:eastAsiaTheme="minorEastAsia" w:hAnsi="Times New Roman"/>
          <w:color w:val="000000"/>
        </w:rPr>
        <w:t xml:space="preserve"> and processes that have a physical and </w:t>
      </w:r>
      <w:r w:rsidR="00AC635C">
        <w:rPr>
          <w:rFonts w:ascii="Times New Roman" w:eastAsiaTheme="minorEastAsia" w:hAnsi="Times New Roman"/>
          <w:color w:val="000000"/>
        </w:rPr>
        <w:t>mental</w:t>
      </w:r>
      <w:r w:rsidRPr="00712848">
        <w:rPr>
          <w:rFonts w:ascii="Times New Roman" w:eastAsiaTheme="minorEastAsia" w:hAnsi="Times New Roman"/>
          <w:color w:val="000000"/>
        </w:rPr>
        <w:t xml:space="preserve"> effect on us</w:t>
      </w:r>
      <w:proofErr w:type="gramEnd"/>
      <w:r w:rsidRPr="00712848">
        <w:rPr>
          <w:rFonts w:ascii="Times New Roman" w:eastAsiaTheme="minorEastAsia" w:hAnsi="Times New Roman"/>
          <w:color w:val="000000"/>
        </w:rPr>
        <w:t xml:space="preserve">. Our environment and our experience shape us—physically and </w:t>
      </w:r>
      <w:r w:rsidR="00AC635C">
        <w:rPr>
          <w:rFonts w:ascii="Times New Roman" w:eastAsiaTheme="minorEastAsia" w:hAnsi="Times New Roman"/>
          <w:color w:val="000000"/>
        </w:rPr>
        <w:t>psychologically</w:t>
      </w:r>
      <w:r w:rsidR="009141DD">
        <w:rPr>
          <w:rFonts w:ascii="Times New Roman" w:eastAsiaTheme="minorEastAsia" w:hAnsi="Times New Roman"/>
          <w:color w:val="000000"/>
        </w:rPr>
        <w:t>. A</w:t>
      </w:r>
      <w:r w:rsidR="00AC6A4F">
        <w:rPr>
          <w:rFonts w:ascii="Times New Roman" w:eastAsiaTheme="minorEastAsia" w:hAnsi="Times New Roman"/>
          <w:color w:val="000000"/>
        </w:rPr>
        <w:t>s cultural artifacts, v</w:t>
      </w:r>
      <w:r w:rsidRPr="00712848">
        <w:rPr>
          <w:rFonts w:ascii="Times New Roman" w:eastAsiaTheme="minorEastAsia" w:hAnsi="Times New Roman"/>
          <w:color w:val="000000"/>
        </w:rPr>
        <w:t xml:space="preserve">ideo games work in a similar fashion. Video games are instruments that simulate how we process the world, i.e. tools testing problem solving and decision-making skills. Once we understand the physiological </w:t>
      </w:r>
      <w:r w:rsidR="00DB4D56">
        <w:rPr>
          <w:rFonts w:ascii="Times New Roman" w:eastAsiaTheme="minorEastAsia" w:hAnsi="Times New Roman"/>
          <w:color w:val="000000"/>
        </w:rPr>
        <w:t xml:space="preserve">and psychological </w:t>
      </w:r>
      <w:r w:rsidRPr="00712848">
        <w:rPr>
          <w:rFonts w:ascii="Times New Roman" w:eastAsiaTheme="minorEastAsia" w:hAnsi="Times New Roman"/>
          <w:color w:val="000000"/>
        </w:rPr>
        <w:t xml:space="preserve">effects of video game play, we can </w:t>
      </w:r>
      <w:r w:rsidR="00C9712E">
        <w:rPr>
          <w:rFonts w:ascii="Times New Roman" w:eastAsiaTheme="minorEastAsia" w:hAnsi="Times New Roman"/>
          <w:color w:val="000000"/>
        </w:rPr>
        <w:t>use</w:t>
      </w:r>
      <w:r w:rsidRPr="00712848">
        <w:rPr>
          <w:rFonts w:ascii="Times New Roman" w:eastAsiaTheme="minorEastAsia" w:hAnsi="Times New Roman"/>
          <w:color w:val="000000"/>
        </w:rPr>
        <w:t xml:space="preserve"> these processes to help us interpret and navigate our world, e.g. constructing beneficial stratagems for education and public health. </w:t>
      </w:r>
    </w:p>
    <w:p w:rsidR="005249A9" w:rsidRPr="00712848" w:rsidRDefault="005249A9" w:rsidP="00712848">
      <w:pPr>
        <w:spacing w:line="480" w:lineRule="auto"/>
        <w:contextualSpacing/>
        <w:rPr>
          <w:rFonts w:ascii="Times New Roman" w:eastAsiaTheme="minorEastAsia" w:hAnsi="Times New Roman"/>
          <w:color w:val="000000"/>
        </w:rPr>
      </w:pPr>
      <w:r w:rsidRPr="00712848">
        <w:rPr>
          <w:rFonts w:ascii="Times New Roman" w:eastAsiaTheme="minorEastAsia" w:hAnsi="Times New Roman"/>
          <w:color w:val="000000"/>
        </w:rPr>
        <w:tab/>
        <w:t>Video games exercise and train cognitive skills. Cognition is defined as the mental processes associated with memory, language, perception, attention, problem solving, decision-making, and reasoning (Goldstein, 2011, p. 5 &amp; 393). Video games create engaging environments that allow for cognitive growth and development in mental rotational skills, object location ability, attention, visual attention, targeting, iconic and verbal representation of processes, verbal fluency, executive control, and both short- and long-term memory skills (Boyan &amp; Sherry, 2011, p. 84-85).</w:t>
      </w:r>
      <w:r w:rsidR="00A443DD" w:rsidRPr="00712848">
        <w:rPr>
          <w:rFonts w:ascii="Times New Roman" w:eastAsiaTheme="minorEastAsia" w:hAnsi="Times New Roman"/>
          <w:color w:val="000000"/>
        </w:rPr>
        <w:t xml:space="preserve"> </w:t>
      </w:r>
      <w:r w:rsidRPr="00712848">
        <w:rPr>
          <w:rFonts w:ascii="Times New Roman" w:eastAsiaTheme="minorEastAsia" w:hAnsi="Times New Roman"/>
          <w:color w:val="000000"/>
        </w:rPr>
        <w:t xml:space="preserve">Cognition develops through bottom-up and top-down processes. The bottom-up process is input and data driven, which involves perceiving the world, remembering features and characteristics about it, and navigating the environment. The top-down process </w:t>
      </w:r>
      <w:r w:rsidR="00C9712E">
        <w:rPr>
          <w:rFonts w:ascii="Times New Roman" w:eastAsiaTheme="minorEastAsia" w:hAnsi="Times New Roman"/>
          <w:color w:val="000000"/>
        </w:rPr>
        <w:t>applies</w:t>
      </w:r>
      <w:r w:rsidRPr="00712848">
        <w:rPr>
          <w:rFonts w:ascii="Times New Roman" w:eastAsiaTheme="minorEastAsia" w:hAnsi="Times New Roman"/>
          <w:color w:val="000000"/>
        </w:rPr>
        <w:t xml:space="preserve"> previously learned knowledge to affect perception, memory, problem solving, decision-making, and the like (Goldstein, 2011, p. 50-76, 392, &amp; 408). Similarly, video games incorporate and challenge various cognitive processes through a cyclical flow of bottom-up and top-down processing. A player perceives and interacts with the video game environment—processing bottom-up—and in order to succeed in the game, he or she must solve problems and </w:t>
      </w:r>
      <w:r w:rsidR="00C9712E">
        <w:rPr>
          <w:rFonts w:ascii="Times New Roman" w:eastAsiaTheme="minorEastAsia" w:hAnsi="Times New Roman"/>
          <w:color w:val="000000"/>
        </w:rPr>
        <w:t>use</w:t>
      </w:r>
      <w:r w:rsidRPr="00712848">
        <w:rPr>
          <w:rFonts w:ascii="Times New Roman" w:eastAsiaTheme="minorEastAsia" w:hAnsi="Times New Roman"/>
          <w:color w:val="000000"/>
        </w:rPr>
        <w:t xml:space="preserve"> several cognitive skills to overcome obstacles and challenges—processing top-down. Through their intrinsic qualities, video games promote cognitive growth and development.</w:t>
      </w:r>
    </w:p>
    <w:p w:rsidR="00455393" w:rsidRPr="00712848" w:rsidRDefault="005249A9" w:rsidP="00712848">
      <w:pPr>
        <w:spacing w:line="480" w:lineRule="auto"/>
        <w:contextualSpacing/>
        <w:rPr>
          <w:rFonts w:ascii="Times New Roman" w:eastAsiaTheme="minorEastAsia" w:hAnsi="Times New Roman"/>
          <w:color w:val="000000"/>
        </w:rPr>
      </w:pPr>
      <w:r w:rsidRPr="00712848">
        <w:rPr>
          <w:rFonts w:ascii="Times New Roman" w:eastAsiaTheme="minorEastAsia" w:hAnsi="Times New Roman"/>
          <w:color w:val="000000"/>
        </w:rPr>
        <w:tab/>
        <w:t xml:space="preserve">The brain-mind relationship suggests that physical changes are occurring in parallel to these </w:t>
      </w:r>
      <w:r w:rsidR="009D1F1C">
        <w:rPr>
          <w:rFonts w:ascii="Times New Roman" w:eastAsiaTheme="minorEastAsia" w:hAnsi="Times New Roman"/>
          <w:color w:val="000000"/>
        </w:rPr>
        <w:t>mental developments</w:t>
      </w:r>
      <w:r w:rsidRPr="00712848">
        <w:rPr>
          <w:rFonts w:ascii="Times New Roman" w:eastAsiaTheme="minorEastAsia" w:hAnsi="Times New Roman"/>
          <w:color w:val="000000"/>
        </w:rPr>
        <w:t xml:space="preserve"> (Gazzaniga et al., 2009). Video games impact human physio</w:t>
      </w:r>
      <w:r w:rsidR="00AB525F">
        <w:rPr>
          <w:rFonts w:ascii="Times New Roman" w:eastAsiaTheme="minorEastAsia" w:hAnsi="Times New Roman"/>
          <w:color w:val="000000"/>
        </w:rPr>
        <w:t>logy in various physical ways. For example, t</w:t>
      </w:r>
      <w:r w:rsidRPr="00712848">
        <w:rPr>
          <w:rFonts w:ascii="Times New Roman" w:eastAsiaTheme="minorEastAsia" w:hAnsi="Times New Roman"/>
          <w:color w:val="000000"/>
        </w:rPr>
        <w:t xml:space="preserve">hey </w:t>
      </w:r>
      <w:r w:rsidR="00AB525F">
        <w:rPr>
          <w:rFonts w:ascii="Times New Roman" w:eastAsiaTheme="minorEastAsia" w:hAnsi="Times New Roman"/>
          <w:color w:val="000000"/>
        </w:rPr>
        <w:t>act</w:t>
      </w:r>
      <w:r w:rsidRPr="00712848">
        <w:rPr>
          <w:rFonts w:ascii="Times New Roman" w:eastAsiaTheme="minorEastAsia" w:hAnsi="Times New Roman"/>
          <w:color w:val="000000"/>
        </w:rPr>
        <w:t xml:space="preserve"> as powe</w:t>
      </w:r>
      <w:r w:rsidR="00AB525F">
        <w:rPr>
          <w:rFonts w:ascii="Times New Roman" w:eastAsiaTheme="minorEastAsia" w:hAnsi="Times New Roman"/>
          <w:color w:val="000000"/>
        </w:rPr>
        <w:t xml:space="preserve">rful </w:t>
      </w:r>
      <w:r w:rsidR="006C6964">
        <w:rPr>
          <w:rFonts w:ascii="Times New Roman" w:eastAsiaTheme="minorEastAsia" w:hAnsi="Times New Roman"/>
          <w:color w:val="000000"/>
        </w:rPr>
        <w:t>stimuli</w:t>
      </w:r>
      <w:r w:rsidR="00AB525F">
        <w:rPr>
          <w:rFonts w:ascii="Times New Roman" w:eastAsiaTheme="minorEastAsia" w:hAnsi="Times New Roman"/>
          <w:color w:val="000000"/>
        </w:rPr>
        <w:t>: T</w:t>
      </w:r>
      <w:r w:rsidRPr="00712848">
        <w:rPr>
          <w:rFonts w:ascii="Times New Roman" w:eastAsiaTheme="minorEastAsia" w:hAnsi="Times New Roman"/>
          <w:color w:val="000000"/>
        </w:rPr>
        <w:t xml:space="preserve">hey can affect stress levels through increased heart rate and heightened cortisol production as well as produce pleasurable stimulation in the form of dopamine and opioid release (Boyan &amp; Sherry, 2011, p. 82; Koepp et al., 1998, 266). </w:t>
      </w:r>
      <w:r w:rsidR="00AB525F">
        <w:rPr>
          <w:rFonts w:ascii="Times New Roman" w:eastAsiaTheme="minorEastAsia" w:hAnsi="Times New Roman"/>
          <w:color w:val="000000"/>
        </w:rPr>
        <w:t>Furthermore</w:t>
      </w:r>
      <w:r w:rsidRPr="00712848">
        <w:rPr>
          <w:rFonts w:ascii="Times New Roman" w:eastAsiaTheme="minorEastAsia" w:hAnsi="Times New Roman"/>
          <w:color w:val="000000"/>
        </w:rPr>
        <w:t xml:space="preserve">, traditional games, such as </w:t>
      </w:r>
      <w:r w:rsidRPr="00712848">
        <w:rPr>
          <w:rFonts w:ascii="Times New Roman" w:eastAsiaTheme="minorEastAsia" w:hAnsi="Times New Roman"/>
          <w:i/>
          <w:color w:val="000000"/>
        </w:rPr>
        <w:t>Ms. Pac-Man</w:t>
      </w:r>
      <w:r w:rsidRPr="00712848">
        <w:rPr>
          <w:rFonts w:ascii="Times New Roman" w:eastAsiaTheme="minorEastAsia" w:hAnsi="Times New Roman"/>
          <w:color w:val="000000"/>
        </w:rPr>
        <w:t>, have been shown to increase heart rate, blood pressure, oxygen consumption, and energy expenditure (</w:t>
      </w:r>
      <w:r w:rsidR="00A443DD" w:rsidRPr="00712848">
        <w:rPr>
          <w:rFonts w:ascii="Times New Roman" w:eastAsiaTheme="minorEastAsia" w:hAnsi="Times New Roman"/>
          <w:color w:val="000000"/>
        </w:rPr>
        <w:t xml:space="preserve">Segal, 1999, p. 1034). More physically intensive video games such as exergames, e.g. Dance Dance Revolution and Wii Sports, are being used as health tools to increase caloric expenditure and heart rate (Staiano &amp; Calvert, 2011, p. 93-95). As well, Staiano and Calvert have shown that </w:t>
      </w:r>
      <w:r w:rsidR="00C9712E">
        <w:rPr>
          <w:rFonts w:ascii="Times New Roman" w:eastAsiaTheme="minorEastAsia" w:hAnsi="Times New Roman"/>
          <w:color w:val="000000"/>
        </w:rPr>
        <w:t>using</w:t>
      </w:r>
      <w:r w:rsidR="00A443DD" w:rsidRPr="00712848">
        <w:rPr>
          <w:rFonts w:ascii="Times New Roman" w:eastAsiaTheme="minorEastAsia" w:hAnsi="Times New Roman"/>
          <w:color w:val="000000"/>
        </w:rPr>
        <w:t xml:space="preserve"> aerobic exercise through video game play affects the structure and function of the brain in a number of ways: It increases cerebral circulation via enhanced cardiorespiratory functioning, and it also decreases the risk of disease by providing an enriched environment of increased neurotransmitters, enhanced physiological and neurological mechanisms, and healthy molecular and neurochemical changes (2011, p. 95-96). This is only the tip of the iceberg; it is still unclear how video games affect human physiology in a compre</w:t>
      </w:r>
      <w:r w:rsidR="00E316CC">
        <w:rPr>
          <w:rFonts w:ascii="Times New Roman" w:eastAsiaTheme="minorEastAsia" w:hAnsi="Times New Roman"/>
          <w:color w:val="000000"/>
        </w:rPr>
        <w:t>hensive and temporal manner, e.g</w:t>
      </w:r>
      <w:r w:rsidR="00A443DD" w:rsidRPr="00712848">
        <w:rPr>
          <w:rFonts w:ascii="Times New Roman" w:eastAsiaTheme="minorEastAsia" w:hAnsi="Times New Roman"/>
          <w:color w:val="000000"/>
        </w:rPr>
        <w:t>. neuronal communication, hormone interaction, and other physiological changes over different periods of time.</w:t>
      </w:r>
    </w:p>
    <w:p w:rsidR="00455393" w:rsidRPr="00A77B5B" w:rsidRDefault="00D74661" w:rsidP="00712848">
      <w:pPr>
        <w:spacing w:line="480" w:lineRule="auto"/>
        <w:contextualSpacing/>
        <w:rPr>
          <w:rFonts w:ascii="Times New Roman" w:eastAsiaTheme="minorEastAsia" w:hAnsi="Times New Roman"/>
          <w:b/>
          <w:color w:val="000000"/>
        </w:rPr>
      </w:pPr>
      <w:r w:rsidRPr="00A77B5B">
        <w:rPr>
          <w:rFonts w:ascii="Times New Roman" w:eastAsiaTheme="minorEastAsia" w:hAnsi="Times New Roman"/>
          <w:b/>
          <w:color w:val="000000"/>
        </w:rPr>
        <w:t>The Good</w:t>
      </w:r>
    </w:p>
    <w:p w:rsidR="00A443DD" w:rsidRPr="00712848" w:rsidRDefault="00A443DD" w:rsidP="00712848">
      <w:pPr>
        <w:spacing w:line="480" w:lineRule="auto"/>
        <w:contextualSpacing/>
        <w:rPr>
          <w:rFonts w:ascii="Times New Roman" w:eastAsiaTheme="minorEastAsia" w:hAnsi="Times New Roman"/>
          <w:color w:val="000000"/>
        </w:rPr>
      </w:pPr>
      <w:r w:rsidRPr="00712848">
        <w:rPr>
          <w:rFonts w:ascii="Times New Roman" w:eastAsiaTheme="minorEastAsia" w:hAnsi="Times New Roman"/>
          <w:color w:val="000000"/>
        </w:rPr>
        <w:tab/>
      </w:r>
      <w:r w:rsidR="003D1693" w:rsidRPr="00712848">
        <w:rPr>
          <w:rFonts w:ascii="Times New Roman" w:eastAsiaTheme="minorEastAsia" w:hAnsi="Times New Roman"/>
          <w:color w:val="000000"/>
        </w:rPr>
        <w:t xml:space="preserve">Video games and video game play produce a number of positive effects on humans. </w:t>
      </w:r>
      <w:r w:rsidRPr="00712848">
        <w:rPr>
          <w:rFonts w:ascii="Times New Roman" w:eastAsiaTheme="minorEastAsia" w:hAnsi="Times New Roman"/>
          <w:color w:val="000000"/>
        </w:rPr>
        <w:t>A 2003 study by</w:t>
      </w:r>
      <w:r w:rsidR="003D1693" w:rsidRPr="00712848">
        <w:rPr>
          <w:rFonts w:ascii="Times New Roman" w:eastAsiaTheme="minorEastAsia" w:hAnsi="Times New Roman"/>
          <w:color w:val="000000"/>
        </w:rPr>
        <w:t xml:space="preserve"> </w:t>
      </w:r>
      <w:r w:rsidR="006A12C5">
        <w:rPr>
          <w:rFonts w:ascii="Times New Roman" w:eastAsiaTheme="minorEastAsia" w:hAnsi="Times New Roman"/>
          <w:color w:val="000000"/>
        </w:rPr>
        <w:t xml:space="preserve">Green </w:t>
      </w:r>
      <w:r w:rsidR="003D1693" w:rsidRPr="00712848">
        <w:rPr>
          <w:rFonts w:ascii="Times New Roman" w:eastAsiaTheme="minorEastAsia" w:hAnsi="Times New Roman"/>
          <w:color w:val="000000"/>
        </w:rPr>
        <w:t xml:space="preserve">and </w:t>
      </w:r>
      <w:r w:rsidR="006A12C5" w:rsidRPr="00712848">
        <w:rPr>
          <w:rFonts w:ascii="Times New Roman" w:eastAsiaTheme="minorEastAsia" w:hAnsi="Times New Roman"/>
          <w:color w:val="000000"/>
        </w:rPr>
        <w:t xml:space="preserve">Bavelier </w:t>
      </w:r>
      <w:r w:rsidR="003D1693" w:rsidRPr="00712848">
        <w:rPr>
          <w:rFonts w:ascii="Times New Roman" w:eastAsiaTheme="minorEastAsia" w:hAnsi="Times New Roman"/>
          <w:color w:val="000000"/>
        </w:rPr>
        <w:t>demonstrated</w:t>
      </w:r>
      <w:r w:rsidRPr="00712848">
        <w:rPr>
          <w:rFonts w:ascii="Times New Roman" w:eastAsiaTheme="minorEastAsia" w:hAnsi="Times New Roman"/>
          <w:color w:val="000000"/>
        </w:rPr>
        <w:t xml:space="preserve"> cognitive growth through video game play, specifically attentional processes that rapidly and accurately extract visual information from the environment and process that information (p. 534; Gentile et al., 2012, p. 62). In addition to improvements in visual-attention processes, video games affect and enhance spatial skills, </w:t>
      </w:r>
      <w:r w:rsidR="00877E03" w:rsidRPr="00712848">
        <w:rPr>
          <w:rFonts w:ascii="Times New Roman" w:eastAsiaTheme="minorEastAsia" w:hAnsi="Times New Roman"/>
          <w:color w:val="000000"/>
        </w:rPr>
        <w:t xml:space="preserve">executive function, task-switching, multi-tasking, visual short-term memory, </w:t>
      </w:r>
      <w:r w:rsidRPr="00712848">
        <w:rPr>
          <w:rFonts w:ascii="Times New Roman" w:eastAsiaTheme="minorEastAsia" w:hAnsi="Times New Roman"/>
          <w:color w:val="000000"/>
        </w:rPr>
        <w:t>and a number of other cognitive skills (Boyan &amp; Sherry, 2011, p. 84-85; Green &amp; Bavelier, 2012, p. 201</w:t>
      </w:r>
      <w:r w:rsidR="00877E03" w:rsidRPr="00712848">
        <w:rPr>
          <w:rFonts w:ascii="Times New Roman" w:eastAsiaTheme="minorEastAsia" w:hAnsi="Times New Roman"/>
          <w:color w:val="000000"/>
        </w:rPr>
        <w:t xml:space="preserve"> &amp; 203-204</w:t>
      </w:r>
      <w:r w:rsidR="00F56B14">
        <w:rPr>
          <w:rFonts w:ascii="Times New Roman" w:eastAsiaTheme="minorEastAsia" w:hAnsi="Times New Roman"/>
          <w:color w:val="000000"/>
        </w:rPr>
        <w:t>; Green &amp; Bavelier, 2006, p. 4-15</w:t>
      </w:r>
      <w:r w:rsidRPr="00712848">
        <w:rPr>
          <w:rFonts w:ascii="Times New Roman" w:eastAsiaTheme="minorEastAsia" w:hAnsi="Times New Roman"/>
          <w:color w:val="000000"/>
        </w:rPr>
        <w:t>). Further research suggests that intense, consistent cognitive training can greatly enhance memory, language, attention, executive function, and visuo-spatial skills (Croisile, 2007), and by actively exercising specific cognitive skills, this training can produce both short- and long-term benefits that generalize to everyday life, such as driving, managing money, and solving problems (Banks, 2007). Moreover, physiological effects occur concurrently with these psychological changes, and together they can lead to improved physical and cognitive performance, social interaction, and academic performance (Staiano &amp; Calvert, 2011, p. 95-96).</w:t>
      </w:r>
      <w:r w:rsidR="003D1693" w:rsidRPr="00712848">
        <w:rPr>
          <w:rFonts w:ascii="Times New Roman" w:eastAsiaTheme="minorEastAsia" w:hAnsi="Times New Roman"/>
          <w:color w:val="000000"/>
        </w:rPr>
        <w:t xml:space="preserve"> A</w:t>
      </w:r>
      <w:r w:rsidR="00D63616">
        <w:rPr>
          <w:rFonts w:ascii="Times New Roman" w:eastAsiaTheme="minorEastAsia" w:hAnsi="Times New Roman"/>
          <w:color w:val="000000"/>
        </w:rPr>
        <w:t>s an example of these parallel effects, a</w:t>
      </w:r>
      <w:r w:rsidR="003D1693" w:rsidRPr="00712848">
        <w:rPr>
          <w:rFonts w:ascii="Times New Roman" w:eastAsiaTheme="minorEastAsia" w:hAnsi="Times New Roman"/>
          <w:color w:val="000000"/>
        </w:rPr>
        <w:t xml:space="preserve"> 2000 study by Skosnik et al. looked at the effects of moderate stress on attention, and </w:t>
      </w:r>
      <w:r w:rsidR="00BA4D4B">
        <w:rPr>
          <w:rFonts w:ascii="Times New Roman" w:eastAsiaTheme="minorEastAsia" w:hAnsi="Times New Roman"/>
          <w:color w:val="000000"/>
        </w:rPr>
        <w:t>it revealed</w:t>
      </w:r>
      <w:r w:rsidR="003D1693" w:rsidRPr="00712848">
        <w:rPr>
          <w:rFonts w:ascii="Times New Roman" w:eastAsiaTheme="minorEastAsia" w:hAnsi="Times New Roman"/>
          <w:color w:val="000000"/>
        </w:rPr>
        <w:t xml:space="preserve"> that video game play increased attentional capabilities through a neurochemical-hormonal stress-response. </w:t>
      </w:r>
    </w:p>
    <w:p w:rsidR="00455393" w:rsidRPr="00A77B5B" w:rsidRDefault="00455393" w:rsidP="00712848">
      <w:pPr>
        <w:spacing w:line="480" w:lineRule="auto"/>
        <w:contextualSpacing/>
        <w:rPr>
          <w:rFonts w:ascii="Times New Roman" w:eastAsiaTheme="minorEastAsia" w:hAnsi="Times New Roman"/>
          <w:b/>
          <w:color w:val="000000"/>
        </w:rPr>
      </w:pPr>
      <w:r w:rsidRPr="00A77B5B">
        <w:rPr>
          <w:rFonts w:ascii="Times New Roman" w:eastAsiaTheme="minorEastAsia" w:hAnsi="Times New Roman"/>
          <w:b/>
          <w:color w:val="000000"/>
        </w:rPr>
        <w:t>The Bad</w:t>
      </w:r>
    </w:p>
    <w:p w:rsidR="00971857" w:rsidRPr="00712848" w:rsidRDefault="003D1693" w:rsidP="00971857">
      <w:pPr>
        <w:spacing w:line="480" w:lineRule="auto"/>
        <w:ind w:firstLine="720"/>
        <w:contextualSpacing/>
        <w:rPr>
          <w:rFonts w:ascii="Times New Roman" w:eastAsiaTheme="minorEastAsia" w:hAnsi="Times New Roman"/>
          <w:color w:val="000000"/>
        </w:rPr>
      </w:pPr>
      <w:r w:rsidRPr="00712848">
        <w:rPr>
          <w:rFonts w:ascii="Times New Roman" w:eastAsiaTheme="minorEastAsia" w:hAnsi="Times New Roman"/>
          <w:color w:val="000000"/>
        </w:rPr>
        <w:t>Video games and video game play produce a number of negative effects on humans. In 2000, the American Academy of Pediatrics, American Psychological Association, American Academy of Child Adolescent Psychiatry, and American Medical Association issued a statement that revealed a “casual connection” between media violence and aggressive behavior; however, it is a complex effect (Gentile et al., 2004, p. 19). Several studies have found correlational effects between aggressive behavior and video game habits (Gentile et al., 2004, p. 6-8). Further resea</w:t>
      </w:r>
      <w:r w:rsidR="006E66AA">
        <w:rPr>
          <w:rFonts w:ascii="Times New Roman" w:eastAsiaTheme="minorEastAsia" w:hAnsi="Times New Roman"/>
          <w:color w:val="000000"/>
        </w:rPr>
        <w:t>rch reveals video games induce</w:t>
      </w:r>
      <w:r w:rsidRPr="00712848">
        <w:rPr>
          <w:rFonts w:ascii="Times New Roman" w:eastAsiaTheme="minorEastAsia" w:hAnsi="Times New Roman"/>
          <w:color w:val="000000"/>
        </w:rPr>
        <w:t xml:space="preserve"> impulsivity and an inhibition on attention abilities, i.e. the ability to sustain adaptive, goal-oriented behavior or mental processes in effortful or boring contexts, e.g. school work, and equally, if not more, when those games have a violent element attached to them (Gentile et al., 2012, 62 &amp; 67-69). As well, Carnagey et al. found that violent video games increased desensitization, i.e. a reduction in emotion-related physiological reactivity to real violence (2007, p. 489-491 &amp; 494-495). </w:t>
      </w:r>
      <w:r w:rsidR="0088052E" w:rsidRPr="00712848">
        <w:rPr>
          <w:rFonts w:ascii="Times New Roman" w:eastAsiaTheme="minorEastAsia" w:hAnsi="Times New Roman"/>
          <w:color w:val="000000"/>
        </w:rPr>
        <w:t>While this effect might be efficacious for surgeons and soldier, it is discouraged for children and civilians (p. 490).</w:t>
      </w:r>
      <w:r w:rsidR="00971857">
        <w:rPr>
          <w:rFonts w:ascii="Times New Roman" w:eastAsiaTheme="minorEastAsia" w:hAnsi="Times New Roman"/>
          <w:color w:val="000000"/>
        </w:rPr>
        <w:t xml:space="preserve"> Additionally</w:t>
      </w:r>
      <w:r w:rsidR="00971857" w:rsidRPr="00712848">
        <w:rPr>
          <w:rFonts w:ascii="Times New Roman" w:eastAsiaTheme="minorEastAsia" w:hAnsi="Times New Roman"/>
          <w:color w:val="000000"/>
        </w:rPr>
        <w:t xml:space="preserve">, </w:t>
      </w:r>
      <w:r w:rsidR="00971857">
        <w:rPr>
          <w:rFonts w:ascii="Times New Roman" w:eastAsiaTheme="minorEastAsia" w:hAnsi="Times New Roman"/>
          <w:color w:val="000000"/>
        </w:rPr>
        <w:t xml:space="preserve">there may be limits to cognitive growth from video game play; </w:t>
      </w:r>
      <w:r w:rsidR="00971857" w:rsidRPr="00712848">
        <w:rPr>
          <w:rFonts w:ascii="Times New Roman" w:eastAsiaTheme="minorEastAsia" w:hAnsi="Times New Roman"/>
          <w:color w:val="000000"/>
        </w:rPr>
        <w:t xml:space="preserve">recent research indicates that video games possess limits on what can be transferred because human learning is specific to task, content, and context (Green &amp; Bavelier, 2012, p. 198). </w:t>
      </w:r>
    </w:p>
    <w:p w:rsidR="003D1693" w:rsidRPr="00A77B5B" w:rsidRDefault="00666A83" w:rsidP="00712848">
      <w:pPr>
        <w:spacing w:line="480" w:lineRule="auto"/>
        <w:contextualSpacing/>
        <w:rPr>
          <w:rFonts w:ascii="Times New Roman" w:eastAsiaTheme="minorEastAsia" w:hAnsi="Times New Roman"/>
          <w:b/>
          <w:color w:val="000000"/>
        </w:rPr>
      </w:pPr>
      <w:r w:rsidRPr="00A77B5B">
        <w:rPr>
          <w:rFonts w:ascii="Times New Roman" w:eastAsiaTheme="minorEastAsia" w:hAnsi="Times New Roman"/>
          <w:b/>
          <w:color w:val="000000"/>
        </w:rPr>
        <w:t>And t</w:t>
      </w:r>
      <w:r w:rsidR="00B21625" w:rsidRPr="00A77B5B">
        <w:rPr>
          <w:rFonts w:ascii="Times New Roman" w:eastAsiaTheme="minorEastAsia" w:hAnsi="Times New Roman"/>
          <w:b/>
          <w:color w:val="000000"/>
        </w:rPr>
        <w:t>he Ugly Duckling</w:t>
      </w:r>
    </w:p>
    <w:p w:rsidR="003D1693" w:rsidRPr="00712848" w:rsidRDefault="003D1693" w:rsidP="00712848">
      <w:pPr>
        <w:spacing w:line="480" w:lineRule="auto"/>
        <w:contextualSpacing/>
        <w:rPr>
          <w:rFonts w:ascii="Times New Roman" w:eastAsiaTheme="minorEastAsia" w:hAnsi="Times New Roman"/>
          <w:color w:val="000000"/>
        </w:rPr>
      </w:pPr>
      <w:r w:rsidRPr="00712848">
        <w:rPr>
          <w:rFonts w:ascii="Times New Roman" w:eastAsiaTheme="minorEastAsia" w:hAnsi="Times New Roman"/>
          <w:i/>
          <w:color w:val="000000"/>
        </w:rPr>
        <w:tab/>
      </w:r>
      <w:r w:rsidRPr="00712848">
        <w:rPr>
          <w:rFonts w:ascii="Times New Roman" w:eastAsiaTheme="minorEastAsia" w:hAnsi="Times New Roman"/>
          <w:color w:val="000000"/>
        </w:rPr>
        <w:t xml:space="preserve">Due to their complex nature, video games affect people in various ways, and it is difficult to establish a one to one ratio </w:t>
      </w:r>
      <w:r w:rsidR="00AC635C">
        <w:rPr>
          <w:rFonts w:ascii="Times New Roman" w:eastAsiaTheme="minorEastAsia" w:hAnsi="Times New Roman"/>
          <w:color w:val="000000"/>
        </w:rPr>
        <w:t>comparing and analyzing</w:t>
      </w:r>
      <w:r w:rsidRPr="00712848">
        <w:rPr>
          <w:rFonts w:ascii="Times New Roman" w:eastAsiaTheme="minorEastAsia" w:hAnsi="Times New Roman"/>
          <w:color w:val="000000"/>
        </w:rPr>
        <w:t xml:space="preserve"> video game elements and effect</w:t>
      </w:r>
      <w:r w:rsidR="00806988">
        <w:rPr>
          <w:rFonts w:ascii="Times New Roman" w:eastAsiaTheme="minorEastAsia" w:hAnsi="Times New Roman"/>
          <w:color w:val="000000"/>
        </w:rPr>
        <w:t>s—most results are correlated with several factors</w:t>
      </w:r>
      <w:r w:rsidRPr="00712848">
        <w:rPr>
          <w:rFonts w:ascii="Times New Roman" w:eastAsiaTheme="minorEastAsia" w:hAnsi="Times New Roman"/>
          <w:color w:val="000000"/>
        </w:rPr>
        <w:t xml:space="preserve"> (Gentile et al., 2012, p. 62 &amp; 67-79; Gentile et al., 2004, p. 6-7 &amp; </w:t>
      </w:r>
      <w:r w:rsidR="00BA4D4B">
        <w:rPr>
          <w:rFonts w:ascii="Times New Roman" w:eastAsiaTheme="minorEastAsia" w:hAnsi="Times New Roman"/>
          <w:color w:val="000000"/>
        </w:rPr>
        <w:t>18-20). Through</w:t>
      </w:r>
      <w:r w:rsidRPr="00712848">
        <w:rPr>
          <w:rFonts w:ascii="Times New Roman" w:eastAsiaTheme="minorEastAsia" w:hAnsi="Times New Roman"/>
          <w:color w:val="000000"/>
        </w:rPr>
        <w:t xml:space="preserve"> surveys</w:t>
      </w:r>
      <w:r w:rsidR="00BA4D4B">
        <w:rPr>
          <w:rFonts w:ascii="Times New Roman" w:eastAsiaTheme="minorEastAsia" w:hAnsi="Times New Roman"/>
          <w:color w:val="000000"/>
        </w:rPr>
        <w:t>, models, experimental tests, and</w:t>
      </w:r>
      <w:r w:rsidRPr="00712848">
        <w:rPr>
          <w:rFonts w:ascii="Times New Roman" w:eastAsiaTheme="minorEastAsia" w:hAnsi="Times New Roman"/>
          <w:color w:val="000000"/>
        </w:rPr>
        <w:t xml:space="preserve"> correlational studies, researchers report mixed results, concerns with methodology, and requests for more rese</w:t>
      </w:r>
      <w:r w:rsidR="00666A83" w:rsidRPr="00712848">
        <w:rPr>
          <w:rFonts w:ascii="Times New Roman" w:eastAsiaTheme="minorEastAsia" w:hAnsi="Times New Roman"/>
          <w:color w:val="000000"/>
        </w:rPr>
        <w:t>arch, specifically on content (Carnagey et al., 2007, p. 489-491; Gentile et al., 2012, p. 62-64 &amp; 68; Gentile et al., 2004, p. 6-9;</w:t>
      </w:r>
      <w:r w:rsidR="00F24957">
        <w:rPr>
          <w:rFonts w:ascii="Times New Roman" w:eastAsiaTheme="minorEastAsia" w:hAnsi="Times New Roman"/>
          <w:color w:val="000000"/>
        </w:rPr>
        <w:t xml:space="preserve"> Hertzog, 2009, p. 47-48;</w:t>
      </w:r>
      <w:r w:rsidR="00666A83" w:rsidRPr="00712848">
        <w:rPr>
          <w:rFonts w:ascii="Times New Roman" w:eastAsiaTheme="minorEastAsia" w:hAnsi="Times New Roman"/>
          <w:color w:val="000000"/>
        </w:rPr>
        <w:t xml:space="preserve"> Wang et al., 2011</w:t>
      </w:r>
      <w:r w:rsidRPr="00712848">
        <w:rPr>
          <w:rFonts w:ascii="Times New Roman" w:eastAsiaTheme="minorEastAsia" w:hAnsi="Times New Roman"/>
          <w:color w:val="000000"/>
        </w:rPr>
        <w:t xml:space="preserve">). Video game research is still </w:t>
      </w:r>
      <w:r w:rsidR="00666A83" w:rsidRPr="00712848">
        <w:rPr>
          <w:rFonts w:ascii="Times New Roman" w:eastAsiaTheme="minorEastAsia" w:hAnsi="Times New Roman"/>
          <w:color w:val="000000"/>
        </w:rPr>
        <w:t>a fledgling</w:t>
      </w:r>
      <w:r w:rsidRPr="00712848">
        <w:rPr>
          <w:rFonts w:ascii="Times New Roman" w:eastAsiaTheme="minorEastAsia" w:hAnsi="Times New Roman"/>
          <w:color w:val="000000"/>
        </w:rPr>
        <w:t>, and more experimentation, specifically in the field of cognitive neuroscience, needs to be conducted before the beauty of this work can be appreciated. If given significant time, energy, effort, and experimental analysis, video game research can yield a plethora of intelligible and instrumental results.</w:t>
      </w:r>
    </w:p>
    <w:p w:rsidR="0002576F" w:rsidRPr="00712848" w:rsidRDefault="003D1693" w:rsidP="00712848">
      <w:pPr>
        <w:spacing w:line="480" w:lineRule="auto"/>
        <w:contextualSpacing/>
        <w:rPr>
          <w:rFonts w:ascii="Times New Roman" w:eastAsiaTheme="minorEastAsia" w:hAnsi="Times New Roman"/>
          <w:color w:val="000000"/>
        </w:rPr>
      </w:pPr>
      <w:r w:rsidRPr="00712848">
        <w:rPr>
          <w:rFonts w:ascii="Times New Roman" w:eastAsiaTheme="minorEastAsia" w:hAnsi="Times New Roman"/>
          <w:color w:val="000000"/>
        </w:rPr>
        <w:tab/>
      </w:r>
      <w:r w:rsidR="0002576F" w:rsidRPr="00712848">
        <w:rPr>
          <w:rFonts w:ascii="Times New Roman" w:eastAsiaTheme="minorEastAsia" w:hAnsi="Times New Roman"/>
          <w:color w:val="000000"/>
        </w:rPr>
        <w:t xml:space="preserve">A more developed understanding of video game play and its affect on players will allow video game design and research to excel. As Green and Bavelier </w:t>
      </w:r>
      <w:r w:rsidR="00BA235B" w:rsidRPr="00712848">
        <w:rPr>
          <w:rFonts w:ascii="Times New Roman" w:eastAsiaTheme="minorEastAsia" w:hAnsi="Times New Roman"/>
          <w:color w:val="000000"/>
        </w:rPr>
        <w:t xml:space="preserve">(2012) </w:t>
      </w:r>
      <w:r w:rsidR="0002576F" w:rsidRPr="00712848">
        <w:rPr>
          <w:rFonts w:ascii="Times New Roman" w:eastAsiaTheme="minorEastAsia" w:hAnsi="Times New Roman"/>
          <w:color w:val="000000"/>
        </w:rPr>
        <w:t>indicate, “characterizing game play factors” and dissecting the components of games will reveal physical and cognitive changes that can be controlled and understood, i.e. elements A, B, and C cause effect X, Y, and Z</w:t>
      </w:r>
      <w:r w:rsidR="00BA235B" w:rsidRPr="00712848">
        <w:rPr>
          <w:rFonts w:ascii="Times New Roman" w:eastAsiaTheme="minorEastAsia" w:hAnsi="Times New Roman"/>
          <w:color w:val="000000"/>
        </w:rPr>
        <w:t xml:space="preserve"> (</w:t>
      </w:r>
      <w:r w:rsidR="0002576F" w:rsidRPr="00712848">
        <w:rPr>
          <w:rFonts w:ascii="Times New Roman" w:eastAsiaTheme="minorEastAsia" w:hAnsi="Times New Roman"/>
          <w:color w:val="000000"/>
        </w:rPr>
        <w:t>p. 204).  Under a holistic approach</w:t>
      </w:r>
      <w:r w:rsidR="00F81204">
        <w:rPr>
          <w:rFonts w:ascii="Times New Roman" w:eastAsiaTheme="minorEastAsia" w:hAnsi="Times New Roman"/>
          <w:color w:val="000000"/>
        </w:rPr>
        <w:t>,</w:t>
      </w:r>
      <w:r w:rsidR="0002576F" w:rsidRPr="00712848">
        <w:rPr>
          <w:rFonts w:ascii="Times New Roman" w:eastAsiaTheme="minorEastAsia" w:hAnsi="Times New Roman"/>
          <w:color w:val="000000"/>
        </w:rPr>
        <w:t xml:space="preserve"> researchers must be cognizant of psychological and physical effects produced by video game play. If there is a psychological component, e.g. aggression, then there will lik</w:t>
      </w:r>
      <w:r w:rsidR="005878F9">
        <w:rPr>
          <w:rFonts w:ascii="Times New Roman" w:eastAsiaTheme="minorEastAsia" w:hAnsi="Times New Roman"/>
          <w:color w:val="000000"/>
        </w:rPr>
        <w:t>ely be a physical component, e.g</w:t>
      </w:r>
      <w:r w:rsidR="0002576F" w:rsidRPr="00712848">
        <w:rPr>
          <w:rFonts w:ascii="Times New Roman" w:eastAsiaTheme="minorEastAsia" w:hAnsi="Times New Roman"/>
          <w:color w:val="000000"/>
        </w:rPr>
        <w:t xml:space="preserve">. cerebral activation/inactivation (Wang et al., 2011). Similarly, if there is a physiological effect, e.g. stress mechanisms, produced from a video game, then there are probably mental </w:t>
      </w:r>
      <w:r w:rsidR="008C4BF5">
        <w:rPr>
          <w:rFonts w:ascii="Times New Roman" w:eastAsiaTheme="minorEastAsia" w:hAnsi="Times New Roman"/>
          <w:color w:val="000000"/>
        </w:rPr>
        <w:t>effects</w:t>
      </w:r>
      <w:r w:rsidR="0002576F" w:rsidRPr="00712848">
        <w:rPr>
          <w:rFonts w:ascii="Times New Roman" w:eastAsiaTheme="minorEastAsia" w:hAnsi="Times New Roman"/>
          <w:color w:val="000000"/>
        </w:rPr>
        <w:t xml:space="preserve"> as well, e.g. increased attentional resources</w:t>
      </w:r>
      <w:r w:rsidR="008C4BF5">
        <w:rPr>
          <w:rFonts w:ascii="Times New Roman" w:eastAsiaTheme="minorEastAsia" w:hAnsi="Times New Roman"/>
          <w:color w:val="000000"/>
        </w:rPr>
        <w:t xml:space="preserve"> (</w:t>
      </w:r>
      <w:r w:rsidR="008C4BF5" w:rsidRPr="00712848">
        <w:rPr>
          <w:rFonts w:ascii="Times New Roman" w:eastAsiaTheme="minorEastAsia" w:hAnsi="Times New Roman"/>
          <w:color w:val="000000"/>
        </w:rPr>
        <w:t>Skosnik</w:t>
      </w:r>
      <w:r w:rsidR="008C4BF5">
        <w:rPr>
          <w:rFonts w:ascii="Times New Roman" w:eastAsiaTheme="minorEastAsia" w:hAnsi="Times New Roman"/>
          <w:color w:val="000000"/>
        </w:rPr>
        <w:t>, 2000)</w:t>
      </w:r>
      <w:r w:rsidR="0002576F" w:rsidRPr="00712848">
        <w:rPr>
          <w:rFonts w:ascii="Times New Roman" w:eastAsiaTheme="minorEastAsia" w:hAnsi="Times New Roman"/>
          <w:color w:val="000000"/>
        </w:rPr>
        <w:t xml:space="preserve">. </w:t>
      </w:r>
    </w:p>
    <w:p w:rsidR="003F51C6" w:rsidRPr="00A77B5B" w:rsidRDefault="0002576F" w:rsidP="00712848">
      <w:pPr>
        <w:spacing w:line="480" w:lineRule="auto"/>
        <w:contextualSpacing/>
        <w:rPr>
          <w:rFonts w:ascii="Times New Roman" w:eastAsiaTheme="minorEastAsia" w:hAnsi="Times New Roman"/>
          <w:color w:val="000000"/>
        </w:rPr>
      </w:pPr>
      <w:r w:rsidRPr="00712848">
        <w:rPr>
          <w:rFonts w:ascii="Times New Roman" w:eastAsiaTheme="minorEastAsia" w:hAnsi="Times New Roman"/>
          <w:color w:val="000000"/>
        </w:rPr>
        <w:tab/>
      </w:r>
      <w:r w:rsidR="00877E03" w:rsidRPr="00712848">
        <w:rPr>
          <w:rFonts w:ascii="Times New Roman" w:eastAsiaTheme="minorEastAsia" w:hAnsi="Times New Roman"/>
          <w:color w:val="000000"/>
        </w:rPr>
        <w:t>As video game research grows and develops, experiments and studies will need to be carefully planned and rationalized. For example, cognitive training posses</w:t>
      </w:r>
      <w:r w:rsidR="008C4BF5">
        <w:rPr>
          <w:rFonts w:ascii="Times New Roman" w:eastAsiaTheme="minorEastAsia" w:hAnsi="Times New Roman"/>
          <w:color w:val="000000"/>
        </w:rPr>
        <w:t>ses</w:t>
      </w:r>
      <w:r w:rsidR="00877E03" w:rsidRPr="00712848">
        <w:rPr>
          <w:rFonts w:ascii="Times New Roman" w:eastAsiaTheme="minorEastAsia" w:hAnsi="Times New Roman"/>
          <w:color w:val="000000"/>
        </w:rPr>
        <w:t xml:space="preserve"> a number of difficulties that need to</w:t>
      </w:r>
      <w:r w:rsidR="00365885">
        <w:rPr>
          <w:rFonts w:ascii="Times New Roman" w:eastAsiaTheme="minorEastAsia" w:hAnsi="Times New Roman"/>
          <w:color w:val="000000"/>
        </w:rPr>
        <w:t xml:space="preserve"> be</w:t>
      </w:r>
      <w:r w:rsidR="00877E03" w:rsidRPr="00712848">
        <w:rPr>
          <w:rFonts w:ascii="Times New Roman" w:eastAsiaTheme="minorEastAsia" w:hAnsi="Times New Roman"/>
          <w:color w:val="000000"/>
        </w:rPr>
        <w:t xml:space="preserve"> taken into account when designing such studies</w:t>
      </w:r>
      <w:r w:rsidR="005878F9" w:rsidRPr="00712848">
        <w:rPr>
          <w:rFonts w:ascii="Times New Roman" w:eastAsiaTheme="minorEastAsia" w:hAnsi="Times New Roman"/>
          <w:color w:val="000000"/>
        </w:rPr>
        <w:t>, such as maintaining blind recrui</w:t>
      </w:r>
      <w:r w:rsidR="005878F9">
        <w:rPr>
          <w:rFonts w:ascii="Times New Roman" w:eastAsiaTheme="minorEastAsia" w:hAnsi="Times New Roman"/>
          <w:color w:val="000000"/>
        </w:rPr>
        <w:t>tment and active control groups</w:t>
      </w:r>
      <w:r w:rsidR="00877E03" w:rsidRPr="00712848">
        <w:rPr>
          <w:rFonts w:ascii="Times New Roman" w:eastAsiaTheme="minorEastAsia" w:hAnsi="Times New Roman"/>
          <w:color w:val="000000"/>
        </w:rPr>
        <w:t xml:space="preserve"> (Green &amp; Bavelier, 2012, p. 200-201). Similarly, it is difficult to ensure blind cognitive training studies. The assessment of cognitive training produces a complementarity effect wherein video game experts can test differently due to ‘pressure to perform’ rather than only cognitive abilities. As with quantum mechanics, the simple act of an observer changes the experiment from a test of cognitive abilities to a ‘test for success’ with other psychological factors affecting game play</w:t>
      </w:r>
      <w:r w:rsidR="00AC635C">
        <w:rPr>
          <w:rFonts w:ascii="Times New Roman" w:eastAsiaTheme="minorEastAsia" w:hAnsi="Times New Roman"/>
          <w:color w:val="000000"/>
        </w:rPr>
        <w:t xml:space="preserve"> (Green &amp; Bavelier, 2012, p. 200-201; Gribbin, 1984)</w:t>
      </w:r>
      <w:r w:rsidR="00877E03" w:rsidRPr="00712848">
        <w:rPr>
          <w:rFonts w:ascii="Times New Roman" w:eastAsiaTheme="minorEastAsia" w:hAnsi="Times New Roman"/>
          <w:color w:val="000000"/>
        </w:rPr>
        <w:t>. In order to prevent this change</w:t>
      </w:r>
      <w:r w:rsidR="00AC635C">
        <w:rPr>
          <w:rFonts w:ascii="Times New Roman" w:eastAsiaTheme="minorEastAsia" w:hAnsi="Times New Roman"/>
          <w:color w:val="000000"/>
        </w:rPr>
        <w:t xml:space="preserve">, </w:t>
      </w:r>
      <w:r w:rsidR="00877E03" w:rsidRPr="00712848">
        <w:rPr>
          <w:rFonts w:ascii="Times New Roman" w:eastAsiaTheme="minorEastAsia" w:hAnsi="Times New Roman"/>
          <w:color w:val="000000"/>
        </w:rPr>
        <w:t>the experimental environment mu</w:t>
      </w:r>
      <w:r w:rsidR="00F81204">
        <w:rPr>
          <w:rFonts w:ascii="Times New Roman" w:eastAsiaTheme="minorEastAsia" w:hAnsi="Times New Roman"/>
          <w:color w:val="000000"/>
        </w:rPr>
        <w:t>st be carefully controlled. D</w:t>
      </w:r>
      <w:r w:rsidR="00877E03" w:rsidRPr="00712848">
        <w:rPr>
          <w:rFonts w:ascii="Times New Roman" w:eastAsiaTheme="minorEastAsia" w:hAnsi="Times New Roman"/>
          <w:color w:val="000000"/>
        </w:rPr>
        <w:t xml:space="preserve">ifferences must be carefully </w:t>
      </w:r>
      <w:r w:rsidR="008C4BF5">
        <w:rPr>
          <w:rFonts w:ascii="Times New Roman" w:eastAsiaTheme="minorEastAsia" w:hAnsi="Times New Roman"/>
          <w:color w:val="000000"/>
        </w:rPr>
        <w:t>monitored</w:t>
      </w:r>
      <w:r w:rsidR="00877E03" w:rsidRPr="00712848">
        <w:rPr>
          <w:rFonts w:ascii="Times New Roman" w:eastAsiaTheme="minorEastAsia" w:hAnsi="Times New Roman"/>
          <w:color w:val="000000"/>
        </w:rPr>
        <w:t>, e.g. difficulty level or specific content, while other aspects remain constant, e.g. the ‘fun’ factor, amount to learn, skill improvement, etc. (p. 200-201).</w:t>
      </w:r>
      <w:r w:rsidR="00DD25BE" w:rsidRPr="00712848">
        <w:rPr>
          <w:rFonts w:ascii="Times New Roman" w:eastAsiaTheme="minorEastAsia" w:hAnsi="Times New Roman"/>
          <w:color w:val="000000"/>
        </w:rPr>
        <w:t xml:space="preserve"> As methods grow and develop, video game play research will become more successful in collating video game elements and effects; however, the landscape of research will never be completely painted black and white—there will always be some gray. </w:t>
      </w:r>
      <w:r w:rsidR="00752729">
        <w:rPr>
          <w:rFonts w:ascii="Times New Roman" w:eastAsiaTheme="minorEastAsia" w:hAnsi="Times New Roman"/>
          <w:color w:val="000000"/>
        </w:rPr>
        <w:t xml:space="preserve">Under </w:t>
      </w:r>
      <w:r w:rsidR="00DD25BE" w:rsidRPr="00712848">
        <w:rPr>
          <w:rFonts w:ascii="Times New Roman" w:eastAsiaTheme="minorEastAsia" w:hAnsi="Times New Roman"/>
          <w:color w:val="000000"/>
        </w:rPr>
        <w:t>a quantum perspective, it is impossible to know and control everything because there is an element of unpredictability that always exists, and it is from this randomness that the fun comes in</w:t>
      </w:r>
      <w:r w:rsidR="00F86CF6">
        <w:rPr>
          <w:rFonts w:ascii="Times New Roman" w:eastAsiaTheme="minorEastAsia" w:hAnsi="Times New Roman"/>
          <w:color w:val="000000"/>
        </w:rPr>
        <w:t xml:space="preserve"> </w:t>
      </w:r>
      <w:r w:rsidR="00DD25BE" w:rsidRPr="00712848">
        <w:rPr>
          <w:rFonts w:ascii="Times New Roman" w:eastAsiaTheme="minorEastAsia" w:hAnsi="Times New Roman"/>
          <w:color w:val="000000"/>
        </w:rPr>
        <w:t>to play for future research.</w:t>
      </w:r>
    </w:p>
    <w:p w:rsidR="003F51C6" w:rsidRPr="00712848" w:rsidRDefault="008C28A1" w:rsidP="00712848">
      <w:pPr>
        <w:spacing w:line="480" w:lineRule="auto"/>
        <w:contextualSpacing/>
        <w:jc w:val="center"/>
        <w:rPr>
          <w:rFonts w:ascii="Times New Roman" w:eastAsiaTheme="minorEastAsia" w:hAnsi="Times New Roman"/>
          <w:b/>
          <w:color w:val="000000"/>
        </w:rPr>
      </w:pPr>
      <w:r>
        <w:rPr>
          <w:rFonts w:ascii="Times New Roman" w:eastAsiaTheme="minorEastAsia" w:hAnsi="Times New Roman"/>
          <w:b/>
          <w:color w:val="000000"/>
        </w:rPr>
        <w:t>A</w:t>
      </w:r>
      <w:r w:rsidR="003F51C6" w:rsidRPr="00712848">
        <w:rPr>
          <w:rFonts w:ascii="Times New Roman" w:eastAsiaTheme="minorEastAsia" w:hAnsi="Times New Roman"/>
          <w:b/>
          <w:color w:val="000000"/>
        </w:rPr>
        <w:t xml:space="preserve"> Future </w:t>
      </w:r>
      <w:r>
        <w:rPr>
          <w:rFonts w:ascii="Times New Roman" w:eastAsiaTheme="minorEastAsia" w:hAnsi="Times New Roman"/>
          <w:b/>
          <w:color w:val="000000"/>
        </w:rPr>
        <w:t>for</w:t>
      </w:r>
      <w:r w:rsidR="003F51C6" w:rsidRPr="00712848">
        <w:rPr>
          <w:rFonts w:ascii="Times New Roman" w:eastAsiaTheme="minorEastAsia" w:hAnsi="Times New Roman"/>
          <w:b/>
          <w:color w:val="000000"/>
        </w:rPr>
        <w:t xml:space="preserve"> Holistic Gaming</w:t>
      </w:r>
    </w:p>
    <w:p w:rsidR="000C3CDD" w:rsidRPr="00712848" w:rsidRDefault="000C3CDD" w:rsidP="00712848">
      <w:pPr>
        <w:spacing w:line="480" w:lineRule="auto"/>
        <w:ind w:firstLine="720"/>
        <w:contextualSpacing/>
        <w:rPr>
          <w:rFonts w:ascii="Times New Roman" w:eastAsiaTheme="minorEastAsia" w:hAnsi="Times New Roman"/>
          <w:color w:val="000000"/>
        </w:rPr>
      </w:pPr>
      <w:r w:rsidRPr="00712848">
        <w:rPr>
          <w:rFonts w:ascii="Times New Roman" w:eastAsiaTheme="minorEastAsia" w:hAnsi="Times New Roman"/>
          <w:color w:val="000000"/>
        </w:rPr>
        <w:t>Since video games produce a number of cognitive</w:t>
      </w:r>
      <w:r w:rsidR="008C28A1">
        <w:rPr>
          <w:rFonts w:ascii="Times New Roman" w:eastAsiaTheme="minorEastAsia" w:hAnsi="Times New Roman"/>
          <w:color w:val="000000"/>
        </w:rPr>
        <w:t>, psychological</w:t>
      </w:r>
      <w:r w:rsidRPr="00712848">
        <w:rPr>
          <w:rFonts w:ascii="Times New Roman" w:eastAsiaTheme="minorEastAsia" w:hAnsi="Times New Roman"/>
          <w:color w:val="000000"/>
        </w:rPr>
        <w:t xml:space="preserve">, physical, and physiological effects, we can develop and </w:t>
      </w:r>
      <w:r w:rsidR="00C9712E">
        <w:rPr>
          <w:rFonts w:ascii="Times New Roman" w:eastAsiaTheme="minorEastAsia" w:hAnsi="Times New Roman"/>
          <w:color w:val="000000"/>
        </w:rPr>
        <w:t>apply</w:t>
      </w:r>
      <w:r w:rsidRPr="00712848">
        <w:rPr>
          <w:rFonts w:ascii="Times New Roman" w:eastAsiaTheme="minorEastAsia" w:hAnsi="Times New Roman"/>
          <w:color w:val="000000"/>
        </w:rPr>
        <w:t xml:space="preserve"> these </w:t>
      </w:r>
      <w:r w:rsidR="008C28A1">
        <w:rPr>
          <w:rFonts w:ascii="Times New Roman" w:eastAsiaTheme="minorEastAsia" w:hAnsi="Times New Roman"/>
          <w:color w:val="000000"/>
        </w:rPr>
        <w:t>instruments</w:t>
      </w:r>
      <w:r w:rsidRPr="00712848">
        <w:rPr>
          <w:rFonts w:ascii="Times New Roman" w:eastAsiaTheme="minorEastAsia" w:hAnsi="Times New Roman"/>
          <w:color w:val="000000"/>
        </w:rPr>
        <w:t xml:space="preserve"> to help facilitate our growth and success. As Skosnik et al. (2000) indicate, video games affect biological systems, which create a psychological effect as well. These results suggest that we can regulate specific processes for productive means, e.g. increase attention for the acquisition of new material or to understand and cope with stress more effectively. As well, this research suggests that other cognitive processes, such as language and memory, might be affected by neurobiological interactions in the brain, and if so, we can attempt to modify and modulate them through purposeful video game design. </w:t>
      </w:r>
      <w:r w:rsidRPr="00712848">
        <w:rPr>
          <w:rFonts w:ascii="Times New Roman" w:hAnsi="Times New Roman"/>
        </w:rPr>
        <w:t xml:space="preserve">One way to go about this is trial-and-error testing, i.e. reducing a game to one element and testing that effect. Another method incorporates existing cognitive and physical tests that produce effective results with video games and video game play, such as neurofeedback </w:t>
      </w:r>
      <w:r w:rsidR="00C9712E">
        <w:rPr>
          <w:rFonts w:ascii="Times New Roman" w:hAnsi="Times New Roman"/>
        </w:rPr>
        <w:t>using</w:t>
      </w:r>
      <w:r w:rsidRPr="00712848">
        <w:rPr>
          <w:rFonts w:ascii="Times New Roman" w:hAnsi="Times New Roman"/>
        </w:rPr>
        <w:t xml:space="preserve"> video game play (Aart et al., 2007). A third way would be to identify target areas, i.e. working-memory or other cognitive domains, for improvement, and then experimentally testing the effectiveness or ineffectiveness of certain video games, i.e. pre-testing a subject with the Working Memory Battery (WOMBAT) or the Woodcock Johnson Tests of Cognitive Abilities, playing video game X for Y time, and then re-testing the subject with the same test (Englund, 2013; Schrank et al., 2001). </w:t>
      </w:r>
    </w:p>
    <w:p w:rsidR="008C28A1" w:rsidRPr="00D17FAF" w:rsidRDefault="003F51C6" w:rsidP="00D17FAF">
      <w:pPr>
        <w:spacing w:line="480" w:lineRule="auto"/>
        <w:ind w:firstLine="720"/>
        <w:contextualSpacing/>
        <w:rPr>
          <w:rFonts w:ascii="Times New Roman" w:eastAsiaTheme="minorEastAsia" w:hAnsi="Times New Roman"/>
          <w:color w:val="000000"/>
        </w:rPr>
      </w:pPr>
      <w:r w:rsidRPr="00712848">
        <w:rPr>
          <w:rFonts w:ascii="Times New Roman" w:eastAsiaTheme="minorEastAsia" w:hAnsi="Times New Roman"/>
          <w:color w:val="000000"/>
        </w:rPr>
        <w:t>Video games have enormous potential to study human growth and development, as training simulators, for various jobs and skills, for education at primary, secondary, and collegiate institutions,</w:t>
      </w:r>
      <w:r w:rsidR="00F72F0F">
        <w:rPr>
          <w:rFonts w:ascii="Times New Roman" w:eastAsiaTheme="minorEastAsia" w:hAnsi="Times New Roman"/>
          <w:color w:val="000000"/>
        </w:rPr>
        <w:t xml:space="preserve"> in healthcare practices,</w:t>
      </w:r>
      <w:r w:rsidRPr="00712848">
        <w:rPr>
          <w:rFonts w:ascii="Times New Roman" w:eastAsiaTheme="minorEastAsia" w:hAnsi="Times New Roman"/>
          <w:color w:val="000000"/>
        </w:rPr>
        <w:t xml:space="preserve"> and so much more. Imagine a world where you could ask someone a question and through his or her answer, you could identify if he or she had a neurological problem, and that the procedure for this process is nothing more than playing a game. This may be a future for video game play. As Griffiths (2002) states, “Videogames can be used as research and/or measurement tools. Furthermore, as research tools, they have great diversity” (p. 47). As assessment tools, video games can measure individual performance over a variety of tasks, which can be changed, standardized, and understood (Griffiths, 2002</w:t>
      </w:r>
      <w:r w:rsidR="00124791" w:rsidRPr="00712848">
        <w:rPr>
          <w:rFonts w:ascii="Times New Roman" w:eastAsiaTheme="minorEastAsia" w:hAnsi="Times New Roman"/>
          <w:color w:val="000000"/>
        </w:rPr>
        <w:t>, p. 47-48</w:t>
      </w:r>
      <w:r w:rsidRPr="00712848">
        <w:rPr>
          <w:rFonts w:ascii="Times New Roman" w:eastAsiaTheme="minorEastAsia" w:hAnsi="Times New Roman"/>
          <w:color w:val="000000"/>
        </w:rPr>
        <w:t>). Whether their underlying designs test for reading comprehension or measure neuronal activity in a particular region of the brain, video games have great potential in analyzing human</w:t>
      </w:r>
      <w:r w:rsidR="00D47751">
        <w:rPr>
          <w:rFonts w:ascii="Times New Roman" w:eastAsiaTheme="minorEastAsia" w:hAnsi="Times New Roman"/>
          <w:color w:val="000000"/>
        </w:rPr>
        <w:t xml:space="preserve"> behaviors and characteristics.</w:t>
      </w:r>
    </w:p>
    <w:p w:rsidR="003F51C6" w:rsidRPr="00A77B5B" w:rsidRDefault="008C28A1" w:rsidP="00712848">
      <w:pPr>
        <w:spacing w:line="480" w:lineRule="auto"/>
        <w:contextualSpacing/>
        <w:rPr>
          <w:rFonts w:ascii="Times New Roman" w:eastAsiaTheme="minorEastAsia" w:hAnsi="Times New Roman"/>
          <w:b/>
          <w:color w:val="000000"/>
        </w:rPr>
      </w:pPr>
      <w:r>
        <w:rPr>
          <w:rFonts w:ascii="Times New Roman" w:eastAsiaTheme="minorEastAsia" w:hAnsi="Times New Roman"/>
          <w:b/>
          <w:color w:val="000000"/>
        </w:rPr>
        <w:t>Research Instruments</w:t>
      </w:r>
    </w:p>
    <w:p w:rsidR="003F51C6" w:rsidRPr="00712848" w:rsidRDefault="003F51C6" w:rsidP="00712848">
      <w:pPr>
        <w:spacing w:line="480" w:lineRule="auto"/>
        <w:contextualSpacing/>
        <w:rPr>
          <w:rFonts w:ascii="Times New Roman" w:eastAsiaTheme="minorEastAsia" w:hAnsi="Times New Roman"/>
          <w:color w:val="000000"/>
        </w:rPr>
      </w:pPr>
      <w:r w:rsidRPr="00712848">
        <w:rPr>
          <w:rFonts w:ascii="Times New Roman" w:eastAsiaTheme="minorEastAsia" w:hAnsi="Times New Roman"/>
          <w:color w:val="000000"/>
        </w:rPr>
        <w:tab/>
        <w:t xml:space="preserve">As a research </w:t>
      </w:r>
      <w:r w:rsidR="008C28A1">
        <w:rPr>
          <w:rFonts w:ascii="Times New Roman" w:eastAsiaTheme="minorEastAsia" w:hAnsi="Times New Roman"/>
          <w:color w:val="000000"/>
        </w:rPr>
        <w:t>instrument</w:t>
      </w:r>
      <w:r w:rsidRPr="00712848">
        <w:rPr>
          <w:rFonts w:ascii="Times New Roman" w:eastAsiaTheme="minorEastAsia" w:hAnsi="Times New Roman"/>
          <w:color w:val="000000"/>
        </w:rPr>
        <w:t xml:space="preserve">, video games can reveal </w:t>
      </w:r>
      <w:r w:rsidR="00E27547">
        <w:rPr>
          <w:rFonts w:ascii="Times New Roman" w:eastAsiaTheme="minorEastAsia" w:hAnsi="Times New Roman"/>
          <w:color w:val="000000"/>
        </w:rPr>
        <w:t>psychological</w:t>
      </w:r>
      <w:r w:rsidRPr="00712848">
        <w:rPr>
          <w:rFonts w:ascii="Times New Roman" w:eastAsiaTheme="minorEastAsia" w:hAnsi="Times New Roman"/>
          <w:color w:val="000000"/>
        </w:rPr>
        <w:t xml:space="preserve"> and physical effects produced by video game play, and they can provide insight into the specific actions, processes, characteristics, and behaviors that cause these effects. In a 2011 Chicago press release, an fMRI analysis found lasting effects of violent video game play on brain regions in young adult men after one week of game play (Wang et al.). After a week without play, these changes diminished; however, these results indicate that violent video games can be detrimental to brain function. If we maintain a holistic approach when dealing with video game play, we can investigate these effects and provide instruction on their implementation, i.e. incorporate less violence in video games while maintaining competition or making the player cognizant of these violent effects. In a 2010 study by Erickson et al., a connection was found between striatal volume</w:t>
      </w:r>
      <w:r w:rsidR="002C067E">
        <w:rPr>
          <w:rFonts w:ascii="Times New Roman" w:eastAsiaTheme="minorEastAsia" w:hAnsi="Times New Roman"/>
          <w:color w:val="000000"/>
        </w:rPr>
        <w:t>,</w:t>
      </w:r>
      <w:r w:rsidRPr="00712848">
        <w:rPr>
          <w:rFonts w:ascii="Times New Roman" w:eastAsiaTheme="minorEastAsia" w:hAnsi="Times New Roman"/>
          <w:color w:val="000000"/>
        </w:rPr>
        <w:t xml:space="preserve"> video game acquisition</w:t>
      </w:r>
      <w:r w:rsidR="009D7940">
        <w:rPr>
          <w:rFonts w:ascii="Times New Roman" w:eastAsiaTheme="minorEastAsia" w:hAnsi="Times New Roman"/>
          <w:color w:val="000000"/>
        </w:rPr>
        <w:t>,</w:t>
      </w:r>
      <w:r w:rsidRPr="00712848">
        <w:rPr>
          <w:rFonts w:ascii="Times New Roman" w:eastAsiaTheme="minorEastAsia" w:hAnsi="Times New Roman"/>
          <w:color w:val="000000"/>
        </w:rPr>
        <w:t xml:space="preserve"> </w:t>
      </w:r>
      <w:r w:rsidR="002C067E">
        <w:rPr>
          <w:rFonts w:ascii="Times New Roman" w:eastAsiaTheme="minorEastAsia" w:hAnsi="Times New Roman"/>
          <w:color w:val="000000"/>
        </w:rPr>
        <w:t>and video game</w:t>
      </w:r>
      <w:r w:rsidRPr="00712848">
        <w:rPr>
          <w:rFonts w:ascii="Times New Roman" w:eastAsiaTheme="minorEastAsia" w:hAnsi="Times New Roman"/>
          <w:color w:val="000000"/>
        </w:rPr>
        <w:t xml:space="preserve"> improvement</w:t>
      </w:r>
      <w:r w:rsidR="00124791" w:rsidRPr="00712848">
        <w:rPr>
          <w:rFonts w:ascii="Times New Roman" w:eastAsiaTheme="minorEastAsia" w:hAnsi="Times New Roman"/>
          <w:color w:val="000000"/>
        </w:rPr>
        <w:t xml:space="preserve"> (p. 2528-2529)</w:t>
      </w:r>
      <w:r w:rsidRPr="00712848">
        <w:rPr>
          <w:rFonts w:ascii="Times New Roman" w:eastAsiaTheme="minorEastAsia" w:hAnsi="Times New Roman"/>
          <w:color w:val="000000"/>
        </w:rPr>
        <w:t>. The striatum relays input from the cortex to the basal ganglia, which plays a role in the initiation of actions as well as shifting between actions that offer the greatest reward (Gazzaniga, 2009</w:t>
      </w:r>
      <w:r w:rsidR="00124791" w:rsidRPr="00712848">
        <w:rPr>
          <w:rFonts w:ascii="Times New Roman" w:eastAsiaTheme="minorEastAsia" w:hAnsi="Times New Roman"/>
          <w:color w:val="000000"/>
        </w:rPr>
        <w:t>, p. 78-81 &amp; G-2</w:t>
      </w:r>
      <w:r w:rsidRPr="00712848">
        <w:rPr>
          <w:rFonts w:ascii="Times New Roman" w:eastAsiaTheme="minorEastAsia" w:hAnsi="Times New Roman"/>
          <w:color w:val="000000"/>
        </w:rPr>
        <w:t>). Subjects revealed an increase in cortical involvement and processing, and this provides a direct link between brain neurology and video game pe</w:t>
      </w:r>
      <w:r w:rsidR="000C3CDD" w:rsidRPr="00712848">
        <w:rPr>
          <w:rFonts w:ascii="Times New Roman" w:eastAsiaTheme="minorEastAsia" w:hAnsi="Times New Roman"/>
          <w:color w:val="000000"/>
        </w:rPr>
        <w:t>r</w:t>
      </w:r>
      <w:r w:rsidRPr="00712848">
        <w:rPr>
          <w:rFonts w:ascii="Times New Roman" w:eastAsiaTheme="minorEastAsia" w:hAnsi="Times New Roman"/>
          <w:color w:val="000000"/>
        </w:rPr>
        <w:t>formance; regions in the brain responsible for learning grew in relation to video game play. Once a multitude of video game effects are understood, we can design video games with specific features and for specific purposes, e.g. to identify if feedback in the form of progress and percentages vs. points and grades contributes more towards the player achieving success and accomplishing missions (Dignan, 2011</w:t>
      </w:r>
      <w:r w:rsidR="00124791" w:rsidRPr="00712848">
        <w:rPr>
          <w:rFonts w:ascii="Times New Roman" w:eastAsiaTheme="minorEastAsia" w:hAnsi="Times New Roman"/>
          <w:color w:val="000000"/>
        </w:rPr>
        <w:t>, p. 151-156</w:t>
      </w:r>
      <w:r w:rsidRPr="00712848">
        <w:rPr>
          <w:rFonts w:ascii="Times New Roman" w:eastAsiaTheme="minorEastAsia" w:hAnsi="Times New Roman"/>
          <w:color w:val="000000"/>
        </w:rPr>
        <w:t>). Intrinsically, video games are valuable instruments that allow us to study various changes and developments in human psychology and physiology.</w:t>
      </w:r>
    </w:p>
    <w:p w:rsidR="003F51C6" w:rsidRPr="00A77B5B" w:rsidRDefault="00A65E8F" w:rsidP="00712848">
      <w:pPr>
        <w:spacing w:line="480" w:lineRule="auto"/>
        <w:contextualSpacing/>
        <w:rPr>
          <w:rFonts w:ascii="Times New Roman" w:eastAsiaTheme="minorEastAsia" w:hAnsi="Times New Roman"/>
          <w:b/>
          <w:color w:val="000000"/>
        </w:rPr>
      </w:pPr>
      <w:r w:rsidRPr="00A77B5B">
        <w:rPr>
          <w:rFonts w:ascii="Times New Roman" w:eastAsiaTheme="minorEastAsia" w:hAnsi="Times New Roman"/>
          <w:b/>
          <w:color w:val="000000"/>
        </w:rPr>
        <w:t>Prevention and</w:t>
      </w:r>
      <w:r w:rsidR="003F51C6" w:rsidRPr="00A77B5B">
        <w:rPr>
          <w:rFonts w:ascii="Times New Roman" w:eastAsiaTheme="minorEastAsia" w:hAnsi="Times New Roman"/>
          <w:b/>
          <w:color w:val="000000"/>
        </w:rPr>
        <w:t xml:space="preserve"> Treatment Strategies</w:t>
      </w:r>
    </w:p>
    <w:p w:rsidR="00124791" w:rsidRPr="00712848" w:rsidRDefault="003F51C6" w:rsidP="00712848">
      <w:pPr>
        <w:spacing w:line="480" w:lineRule="auto"/>
        <w:contextualSpacing/>
        <w:rPr>
          <w:rFonts w:ascii="Times New Roman" w:eastAsiaTheme="minorEastAsia" w:hAnsi="Times New Roman"/>
          <w:color w:val="000000"/>
        </w:rPr>
      </w:pPr>
      <w:r w:rsidRPr="00712848">
        <w:rPr>
          <w:rFonts w:ascii="Times New Roman" w:eastAsiaTheme="minorEastAsia" w:hAnsi="Times New Roman"/>
          <w:color w:val="000000"/>
        </w:rPr>
        <w:tab/>
        <w:t>Video games provide an effective prevention and treatment strategy for a variety of problems, such as Alzheimer’s and ADHD. Cognitive activities, such as playing games, have shown a reduction in the age at onset of Al</w:t>
      </w:r>
      <w:r w:rsidR="001C2301">
        <w:rPr>
          <w:rFonts w:ascii="Times New Roman" w:eastAsiaTheme="minorEastAsia" w:hAnsi="Times New Roman"/>
          <w:color w:val="000000"/>
        </w:rPr>
        <w:t xml:space="preserve">zheimer’s disease </w:t>
      </w:r>
      <w:r w:rsidR="001C2301" w:rsidRPr="00712848">
        <w:rPr>
          <w:rFonts w:ascii="Times New Roman" w:eastAsiaTheme="minorEastAsia" w:hAnsi="Times New Roman"/>
          <w:color w:val="000000"/>
        </w:rPr>
        <w:t>(Croisile, 2006</w:t>
      </w:r>
      <w:r w:rsidR="001C2301">
        <w:rPr>
          <w:rFonts w:ascii="Times New Roman" w:eastAsiaTheme="minorEastAsia" w:hAnsi="Times New Roman"/>
          <w:color w:val="000000"/>
        </w:rPr>
        <w:t xml:space="preserve">; </w:t>
      </w:r>
      <w:r w:rsidRPr="00712848">
        <w:rPr>
          <w:rFonts w:ascii="Times New Roman" w:eastAsiaTheme="minorEastAsia" w:hAnsi="Times New Roman"/>
          <w:color w:val="000000"/>
        </w:rPr>
        <w:t>Hertzog et al., 2009</w:t>
      </w:r>
      <w:r w:rsidR="00124791" w:rsidRPr="00712848">
        <w:rPr>
          <w:rFonts w:ascii="Times New Roman" w:eastAsiaTheme="minorEastAsia" w:hAnsi="Times New Roman"/>
          <w:color w:val="000000"/>
        </w:rPr>
        <w:t>, p. 39</w:t>
      </w:r>
      <w:r w:rsidRPr="00712848">
        <w:rPr>
          <w:rFonts w:ascii="Times New Roman" w:eastAsiaTheme="minorEastAsia" w:hAnsi="Times New Roman"/>
          <w:color w:val="000000"/>
        </w:rPr>
        <w:t>).</w:t>
      </w:r>
      <w:r w:rsidR="00124791" w:rsidRPr="00712848">
        <w:rPr>
          <w:rFonts w:ascii="Times New Roman" w:eastAsiaTheme="minorEastAsia" w:hAnsi="Times New Roman"/>
          <w:color w:val="000000"/>
        </w:rPr>
        <w:t xml:space="preserve"> These cognitive changes might be influence</w:t>
      </w:r>
      <w:r w:rsidR="005322FF">
        <w:rPr>
          <w:rFonts w:ascii="Times New Roman" w:eastAsiaTheme="minorEastAsia" w:hAnsi="Times New Roman"/>
          <w:color w:val="000000"/>
        </w:rPr>
        <w:t>d</w:t>
      </w:r>
      <w:r w:rsidR="00124791" w:rsidRPr="00712848">
        <w:rPr>
          <w:rFonts w:ascii="Times New Roman" w:eastAsiaTheme="minorEastAsia" w:hAnsi="Times New Roman"/>
          <w:color w:val="000000"/>
        </w:rPr>
        <w:t xml:space="preserve"> by top-down processing, i.e. problem solving and decision making in games, or through bottom-up processing, i.e. learning and remember</w:t>
      </w:r>
      <w:r w:rsidR="002C067E">
        <w:rPr>
          <w:rFonts w:ascii="Times New Roman" w:eastAsiaTheme="minorEastAsia" w:hAnsi="Times New Roman"/>
          <w:color w:val="000000"/>
        </w:rPr>
        <w:t>ing</w:t>
      </w:r>
      <w:r w:rsidR="00124791" w:rsidRPr="00712848">
        <w:rPr>
          <w:rFonts w:ascii="Times New Roman" w:eastAsiaTheme="minorEastAsia" w:hAnsi="Times New Roman"/>
          <w:color w:val="000000"/>
        </w:rPr>
        <w:t xml:space="preserve"> rules, pieces, etc., attending to new points of interest, visually and mentally modeling the environment, and so on. Aart et al. </w:t>
      </w:r>
      <w:r w:rsidR="00BA235B" w:rsidRPr="00712848">
        <w:rPr>
          <w:rFonts w:ascii="Times New Roman" w:eastAsiaTheme="minorEastAsia" w:hAnsi="Times New Roman"/>
          <w:color w:val="000000"/>
        </w:rPr>
        <w:t xml:space="preserve">(2007) </w:t>
      </w:r>
      <w:r w:rsidR="00124791" w:rsidRPr="00712848">
        <w:rPr>
          <w:rFonts w:ascii="Times New Roman" w:eastAsiaTheme="minorEastAsia" w:hAnsi="Times New Roman"/>
          <w:color w:val="000000"/>
        </w:rPr>
        <w:t>report a number of problems that video game neurofeedback can be applied to as medication; these include alleviating attention and hyperactivity disorders, muscular tonicity recovery for cardiovascular patients, relaxation and medi</w:t>
      </w:r>
      <w:r w:rsidR="005322FF">
        <w:rPr>
          <w:rFonts w:ascii="Times New Roman" w:eastAsiaTheme="minorEastAsia" w:hAnsi="Times New Roman"/>
          <w:color w:val="000000"/>
        </w:rPr>
        <w:t>t</w:t>
      </w:r>
      <w:r w:rsidR="00124791" w:rsidRPr="00712848">
        <w:rPr>
          <w:rFonts w:ascii="Times New Roman" w:eastAsiaTheme="minorEastAsia" w:hAnsi="Times New Roman"/>
          <w:color w:val="000000"/>
        </w:rPr>
        <w:t>ation to cope with mental stress, and improvements in weight</w:t>
      </w:r>
      <w:r w:rsidR="00BA235B" w:rsidRPr="00712848">
        <w:rPr>
          <w:rFonts w:ascii="Times New Roman" w:eastAsiaTheme="minorEastAsia" w:hAnsi="Times New Roman"/>
          <w:color w:val="000000"/>
        </w:rPr>
        <w:t xml:space="preserve"> loss and overall fitness</w:t>
      </w:r>
      <w:r w:rsidR="00124791" w:rsidRPr="00712848">
        <w:rPr>
          <w:rFonts w:ascii="Times New Roman" w:eastAsiaTheme="minorEastAsia" w:hAnsi="Times New Roman"/>
          <w:color w:val="000000"/>
        </w:rPr>
        <w:t xml:space="preserve">. By </w:t>
      </w:r>
      <w:r w:rsidR="00C9712E">
        <w:rPr>
          <w:rFonts w:ascii="Times New Roman" w:eastAsiaTheme="minorEastAsia" w:hAnsi="Times New Roman"/>
          <w:color w:val="000000"/>
        </w:rPr>
        <w:t>wielding</w:t>
      </w:r>
      <w:r w:rsidR="00124791" w:rsidRPr="00712848">
        <w:rPr>
          <w:rFonts w:ascii="Times New Roman" w:eastAsiaTheme="minorEastAsia" w:hAnsi="Times New Roman"/>
          <w:color w:val="000000"/>
        </w:rPr>
        <w:t xml:space="preserve"> the intrinsic motivation within video games, video game neurofeedback is effective in training and facilitating patient progress.</w:t>
      </w:r>
    </w:p>
    <w:p w:rsidR="003F51C6" w:rsidRPr="00712848" w:rsidRDefault="009A01FD" w:rsidP="00712848">
      <w:pPr>
        <w:spacing w:line="480" w:lineRule="auto"/>
        <w:contextualSpacing/>
        <w:rPr>
          <w:rFonts w:ascii="Times New Roman" w:eastAsiaTheme="minorEastAsia" w:hAnsi="Times New Roman"/>
          <w:color w:val="000000"/>
        </w:rPr>
      </w:pPr>
      <w:r>
        <w:rPr>
          <w:rFonts w:ascii="Times New Roman" w:eastAsiaTheme="minorEastAsia" w:hAnsi="Times New Roman"/>
          <w:color w:val="000000"/>
        </w:rPr>
        <w:tab/>
        <w:t>Video games serve as</w:t>
      </w:r>
      <w:r w:rsidR="00124791" w:rsidRPr="00712848">
        <w:rPr>
          <w:rFonts w:ascii="Times New Roman" w:eastAsiaTheme="minorEastAsia" w:hAnsi="Times New Roman"/>
          <w:color w:val="000000"/>
        </w:rPr>
        <w:t xml:space="preserve"> effective tool</w:t>
      </w:r>
      <w:r>
        <w:rPr>
          <w:rFonts w:ascii="Times New Roman" w:eastAsiaTheme="minorEastAsia" w:hAnsi="Times New Roman"/>
          <w:color w:val="000000"/>
        </w:rPr>
        <w:t>s</w:t>
      </w:r>
      <w:r w:rsidR="00124791" w:rsidRPr="00712848">
        <w:rPr>
          <w:rFonts w:ascii="Times New Roman" w:eastAsiaTheme="minorEastAsia" w:hAnsi="Times New Roman"/>
          <w:color w:val="000000"/>
        </w:rPr>
        <w:t xml:space="preserve"> in treating a number of physical problems because they provide results that address the cause as well as the symptoms. For instance, video games provide an effective treatment option to amblyopia patients who have difficulty in visual processing</w:t>
      </w:r>
      <w:r w:rsidR="00C11EBB">
        <w:rPr>
          <w:rFonts w:ascii="Times New Roman" w:eastAsiaTheme="minorEastAsia" w:hAnsi="Times New Roman"/>
          <w:color w:val="000000"/>
        </w:rPr>
        <w:t xml:space="preserve"> (Astle et al., 2011, p. 569)</w:t>
      </w:r>
      <w:r w:rsidR="00124791" w:rsidRPr="00712848">
        <w:rPr>
          <w:rFonts w:ascii="Times New Roman" w:eastAsiaTheme="minorEastAsia" w:hAnsi="Times New Roman"/>
          <w:color w:val="000000"/>
        </w:rPr>
        <w:t>. To help correct these neurological problems, amblyopia p</w:t>
      </w:r>
      <w:r w:rsidR="00F82018">
        <w:rPr>
          <w:rFonts w:ascii="Times New Roman" w:eastAsiaTheme="minorEastAsia" w:hAnsi="Times New Roman"/>
          <w:color w:val="000000"/>
        </w:rPr>
        <w:t xml:space="preserve">atients </w:t>
      </w:r>
      <w:r w:rsidR="00C9712E">
        <w:rPr>
          <w:rFonts w:ascii="Times New Roman" w:eastAsiaTheme="minorEastAsia" w:hAnsi="Times New Roman"/>
          <w:color w:val="000000"/>
        </w:rPr>
        <w:t>use</w:t>
      </w:r>
      <w:r w:rsidR="00F82018">
        <w:rPr>
          <w:rFonts w:ascii="Times New Roman" w:eastAsiaTheme="minorEastAsia" w:hAnsi="Times New Roman"/>
          <w:color w:val="000000"/>
        </w:rPr>
        <w:t xml:space="preserve"> a treatment—perceptual learning</w:t>
      </w:r>
      <w:r w:rsidR="000A3E4B">
        <w:rPr>
          <w:rFonts w:ascii="Times New Roman" w:eastAsiaTheme="minorEastAsia" w:hAnsi="Times New Roman"/>
          <w:color w:val="000000"/>
        </w:rPr>
        <w:t>—that</w:t>
      </w:r>
      <w:r w:rsidR="00124791" w:rsidRPr="00712848">
        <w:rPr>
          <w:rFonts w:ascii="Times New Roman" w:eastAsiaTheme="minorEastAsia" w:hAnsi="Times New Roman"/>
          <w:color w:val="000000"/>
        </w:rPr>
        <w:t xml:space="preserve"> parallels video game play. Similar to perceptual learning, video games provide an engaging task, immediate feedback with rewards for good performance, and changes in difficulty to challenge the player. Video games intrinsically support the treatment of patients with amblyopia by reconstructing neurological connections and perception mechanisms. Another example of video game treatment involves video game play and virtual reality improvements on arm strength and function after a stroke (Saposnik &amp; Levin, 2011). While the results weren’t dramatic, they provided positive evidence of virtual reality gaming as a useful, alternative treatment compared to traditional methods. As Saposnik and Levin </w:t>
      </w:r>
      <w:r w:rsidR="00BA235B" w:rsidRPr="00712848">
        <w:rPr>
          <w:rFonts w:ascii="Times New Roman" w:eastAsiaTheme="minorEastAsia" w:hAnsi="Times New Roman"/>
          <w:color w:val="000000"/>
        </w:rPr>
        <w:t xml:space="preserve">(2011) </w:t>
      </w:r>
      <w:r w:rsidR="00124791" w:rsidRPr="00712848">
        <w:rPr>
          <w:rFonts w:ascii="Times New Roman" w:eastAsiaTheme="minorEastAsia" w:hAnsi="Times New Roman"/>
          <w:color w:val="000000"/>
        </w:rPr>
        <w:t>state, “VR and video game applications may be promising strategies to increase the intensity of treatment and to promote motor recovery after stroke”</w:t>
      </w:r>
      <w:r w:rsidR="00BA235B" w:rsidRPr="00712848">
        <w:rPr>
          <w:rFonts w:ascii="Times New Roman" w:eastAsiaTheme="minorEastAsia" w:hAnsi="Times New Roman"/>
          <w:color w:val="000000"/>
        </w:rPr>
        <w:t xml:space="preserve"> (</w:t>
      </w:r>
      <w:r w:rsidR="00124791" w:rsidRPr="00712848">
        <w:rPr>
          <w:rFonts w:ascii="Times New Roman" w:eastAsiaTheme="minorEastAsia" w:hAnsi="Times New Roman"/>
          <w:color w:val="000000"/>
        </w:rPr>
        <w:t>p. 1385). Video games are a relatively cheap and abundant source for alternative treatment, and they can be customizable for a number of patients and conditions.</w:t>
      </w:r>
    </w:p>
    <w:p w:rsidR="003F51C6" w:rsidRPr="00A77B5B" w:rsidRDefault="003F51C6" w:rsidP="00712848">
      <w:pPr>
        <w:spacing w:line="480" w:lineRule="auto"/>
        <w:contextualSpacing/>
        <w:rPr>
          <w:rFonts w:ascii="Times New Roman" w:eastAsiaTheme="minorEastAsia" w:hAnsi="Times New Roman"/>
          <w:b/>
          <w:color w:val="000000"/>
        </w:rPr>
      </w:pPr>
      <w:r w:rsidRPr="00A77B5B">
        <w:rPr>
          <w:rFonts w:ascii="Times New Roman" w:eastAsiaTheme="minorEastAsia" w:hAnsi="Times New Roman"/>
          <w:b/>
          <w:color w:val="000000"/>
        </w:rPr>
        <w:t>Educational Value</w:t>
      </w:r>
    </w:p>
    <w:p w:rsidR="003F51C6" w:rsidRPr="00712848" w:rsidRDefault="000C3CDD" w:rsidP="00712848">
      <w:pPr>
        <w:spacing w:line="480" w:lineRule="auto"/>
        <w:contextualSpacing/>
        <w:rPr>
          <w:rFonts w:ascii="Times New Roman" w:eastAsiaTheme="minorEastAsia" w:hAnsi="Times New Roman"/>
          <w:color w:val="000000"/>
        </w:rPr>
      </w:pPr>
      <w:r w:rsidRPr="00712848">
        <w:rPr>
          <w:rFonts w:ascii="Times New Roman" w:eastAsiaTheme="minorEastAsia" w:hAnsi="Times New Roman"/>
          <w:color w:val="000000"/>
        </w:rPr>
        <w:tab/>
        <w:t>Video games are excellent pedagogical tools. As Gentile (2011) reports, video games can provide immediate feedback, motivate players, set specific goals, promote mastery, encourage distributed learning, teach for transfer, adapt themselves to the level of the learner, and provide various other teaching techniques</w:t>
      </w:r>
      <w:r w:rsidR="007F708A">
        <w:rPr>
          <w:rFonts w:ascii="Times New Roman" w:eastAsiaTheme="minorEastAsia" w:hAnsi="Times New Roman"/>
          <w:color w:val="000000"/>
        </w:rPr>
        <w:t xml:space="preserve"> (p. 75)</w:t>
      </w:r>
      <w:r w:rsidRPr="00712848">
        <w:rPr>
          <w:rFonts w:ascii="Times New Roman" w:eastAsiaTheme="minorEastAsia" w:hAnsi="Times New Roman"/>
          <w:color w:val="000000"/>
        </w:rPr>
        <w:t>. Whether it’s promoting long-term learning through distributed practice or increasing a player’s mastery of educational content, various elements of game-based learning intrinsically provide challenges that develop their students (Boyan &amp; Sherry, 2011, p. 82-84; Gentile et al., 2011, p. 75-76). Additionally, video games train a variety of mental skills, such as memory recall and problem solving, that can be implemented in a number of ways; for ex</w:t>
      </w:r>
      <w:r w:rsidR="007F708A">
        <w:rPr>
          <w:rFonts w:ascii="Times New Roman" w:eastAsiaTheme="minorEastAsia" w:hAnsi="Times New Roman"/>
          <w:color w:val="000000"/>
        </w:rPr>
        <w:t>ample, a video game that teaches players</w:t>
      </w:r>
      <w:r w:rsidRPr="00712848">
        <w:rPr>
          <w:rFonts w:ascii="Times New Roman" w:eastAsiaTheme="minorEastAsia" w:hAnsi="Times New Roman"/>
          <w:color w:val="000000"/>
        </w:rPr>
        <w:t xml:space="preserve"> about the immune system can help solidify immunology-specific information and can potentially help improve general healthcare practices and behaviors. There have been a number of video game genres, i.e. edutainment, children’s software, and learning games</w:t>
      </w:r>
      <w:proofErr w:type="gramStart"/>
      <w:r w:rsidRPr="00712848">
        <w:rPr>
          <w:rFonts w:ascii="Times New Roman" w:eastAsiaTheme="minorEastAsia" w:hAnsi="Times New Roman"/>
          <w:color w:val="000000"/>
        </w:rPr>
        <w:t xml:space="preserve">, that have entwined interactive gaming and entertainment elements to help K-12 students explore the complex dynamics of microworlds, e.g. Sid Meier’s </w:t>
      </w:r>
      <w:r w:rsidRPr="00712848">
        <w:rPr>
          <w:rFonts w:ascii="Times New Roman" w:eastAsiaTheme="minorEastAsia" w:hAnsi="Times New Roman"/>
          <w:i/>
          <w:color w:val="000000"/>
        </w:rPr>
        <w:t>Civilization</w:t>
      </w:r>
      <w:r w:rsidRPr="00712848">
        <w:rPr>
          <w:rFonts w:ascii="Times New Roman" w:eastAsiaTheme="minorEastAsia" w:hAnsi="Times New Roman"/>
          <w:color w:val="000000"/>
        </w:rPr>
        <w:t xml:space="preserve">, </w:t>
      </w:r>
      <w:r w:rsidRPr="00712848">
        <w:rPr>
          <w:rFonts w:ascii="Times New Roman" w:eastAsiaTheme="minorEastAsia" w:hAnsi="Times New Roman"/>
          <w:i/>
          <w:color w:val="000000"/>
        </w:rPr>
        <w:t>SimEarth</w:t>
      </w:r>
      <w:r w:rsidRPr="00712848">
        <w:rPr>
          <w:rFonts w:ascii="Times New Roman" w:eastAsiaTheme="minorEastAsia" w:hAnsi="Times New Roman"/>
          <w:color w:val="000000"/>
        </w:rPr>
        <w:t xml:space="preserve">, and </w:t>
      </w:r>
      <w:r w:rsidRPr="00712848">
        <w:rPr>
          <w:rFonts w:ascii="Times New Roman" w:eastAsiaTheme="minorEastAsia" w:hAnsi="Times New Roman"/>
          <w:i/>
          <w:color w:val="000000"/>
        </w:rPr>
        <w:t>Railroad Tycoon</w:t>
      </w:r>
      <w:proofErr w:type="gramEnd"/>
      <w:r w:rsidRPr="00712848">
        <w:rPr>
          <w:rFonts w:ascii="Times New Roman" w:eastAsiaTheme="minorEastAsia" w:hAnsi="Times New Roman"/>
          <w:color w:val="000000"/>
        </w:rPr>
        <w:t xml:space="preserve"> (Ito, 2009</w:t>
      </w:r>
      <w:r w:rsidR="003D2E6C" w:rsidRPr="00712848">
        <w:rPr>
          <w:rFonts w:ascii="Times New Roman" w:eastAsiaTheme="minorEastAsia" w:hAnsi="Times New Roman"/>
          <w:color w:val="000000"/>
        </w:rPr>
        <w:t>, 2-5</w:t>
      </w:r>
      <w:r w:rsidRPr="00712848">
        <w:rPr>
          <w:rFonts w:ascii="Times New Roman" w:eastAsiaTheme="minorEastAsia" w:hAnsi="Times New Roman"/>
          <w:color w:val="000000"/>
        </w:rPr>
        <w:t>; Squire, 2003</w:t>
      </w:r>
      <w:r w:rsidR="003D2E6C" w:rsidRPr="00712848">
        <w:rPr>
          <w:rFonts w:ascii="Times New Roman" w:eastAsiaTheme="minorEastAsia" w:hAnsi="Times New Roman"/>
          <w:color w:val="000000"/>
        </w:rPr>
        <w:t>, p. 3-4</w:t>
      </w:r>
      <w:r w:rsidRPr="00712848">
        <w:rPr>
          <w:rFonts w:ascii="Times New Roman" w:eastAsiaTheme="minorEastAsia" w:hAnsi="Times New Roman"/>
          <w:color w:val="000000"/>
        </w:rPr>
        <w:t xml:space="preserve">). </w:t>
      </w:r>
      <w:r w:rsidR="003D2E6C" w:rsidRPr="00712848">
        <w:rPr>
          <w:rFonts w:ascii="Times New Roman" w:eastAsiaTheme="minorEastAsia" w:hAnsi="Times New Roman"/>
          <w:color w:val="000000"/>
        </w:rPr>
        <w:t xml:space="preserve">More recently, digital game-based learning (DGBL) is being incorporated into classrooms to provide specific content, e.g. teaching history with </w:t>
      </w:r>
      <w:r w:rsidR="003D2E6C" w:rsidRPr="00712848">
        <w:rPr>
          <w:rFonts w:ascii="Times New Roman" w:eastAsiaTheme="minorEastAsia" w:hAnsi="Times New Roman"/>
          <w:i/>
          <w:color w:val="000000"/>
        </w:rPr>
        <w:t>Civilization</w:t>
      </w:r>
      <w:r w:rsidR="003D2E6C" w:rsidRPr="00712848">
        <w:rPr>
          <w:rFonts w:ascii="Times New Roman" w:eastAsiaTheme="minorEastAsia" w:hAnsi="Times New Roman"/>
          <w:color w:val="000000"/>
        </w:rPr>
        <w:t xml:space="preserve">, </w:t>
      </w:r>
      <w:r w:rsidR="002C067E">
        <w:rPr>
          <w:rFonts w:ascii="Times New Roman" w:eastAsiaTheme="minorEastAsia" w:hAnsi="Times New Roman"/>
          <w:color w:val="000000"/>
        </w:rPr>
        <w:t xml:space="preserve">to </w:t>
      </w:r>
      <w:r w:rsidR="003D2E6C" w:rsidRPr="00712848">
        <w:rPr>
          <w:rFonts w:ascii="Times New Roman" w:eastAsiaTheme="minorEastAsia" w:hAnsi="Times New Roman"/>
          <w:color w:val="000000"/>
        </w:rPr>
        <w:t xml:space="preserve">practice specific skills, e.g. engineering and management tasks in </w:t>
      </w:r>
      <w:r w:rsidR="003D2E6C" w:rsidRPr="00712848">
        <w:rPr>
          <w:rFonts w:ascii="Times New Roman" w:eastAsiaTheme="minorEastAsia" w:hAnsi="Times New Roman"/>
          <w:i/>
          <w:color w:val="000000"/>
        </w:rPr>
        <w:t>RollerCoaster Tycoon</w:t>
      </w:r>
      <w:r w:rsidR="003D2E6C" w:rsidRPr="00712848">
        <w:rPr>
          <w:rFonts w:ascii="Times New Roman" w:eastAsiaTheme="minorEastAsia" w:hAnsi="Times New Roman"/>
          <w:color w:val="000000"/>
        </w:rPr>
        <w:t xml:space="preserve">, and for a number of other purposes (Van Eck, 2006, p. 22-24). </w:t>
      </w:r>
    </w:p>
    <w:p w:rsidR="003F51C6" w:rsidRPr="00712848" w:rsidRDefault="003D2E6C" w:rsidP="00712848">
      <w:pPr>
        <w:spacing w:line="480" w:lineRule="auto"/>
        <w:contextualSpacing/>
        <w:rPr>
          <w:rFonts w:ascii="Times New Roman" w:eastAsiaTheme="minorEastAsia" w:hAnsi="Times New Roman"/>
          <w:color w:val="000000"/>
        </w:rPr>
      </w:pPr>
      <w:r w:rsidRPr="00712848">
        <w:rPr>
          <w:rFonts w:ascii="Times New Roman" w:eastAsiaTheme="minorEastAsia" w:hAnsi="Times New Roman"/>
          <w:color w:val="000000"/>
        </w:rPr>
        <w:tab/>
        <w:t>As Boyan and Sherry (2011) reveal, game play increases strategic thinking, cognitive skills, and kinesthetic skills. Through increased hand-eye coordination from kinesthetic skills, video game playing surgeons perform significantly better in laparoscopic surgical skills than non-video game playing surgeons (Boyan &amp; Sherry 2011, p. 84). As well, other surgeons—and the patients they operate on—could benefit from exercising and honing specific surgical skills, e.g. operating the da Vinci Surgical System, neurosurgeons working in the brain, and other disciplines. Through rigorous training on a video game with similar controls and actions, doctors could reduce operation time, patient injuries</w:t>
      </w:r>
      <w:r w:rsidR="002C067E">
        <w:rPr>
          <w:rFonts w:ascii="Times New Roman" w:eastAsiaTheme="minorEastAsia" w:hAnsi="Times New Roman"/>
          <w:color w:val="000000"/>
        </w:rPr>
        <w:t>,</w:t>
      </w:r>
      <w:r w:rsidRPr="00712848">
        <w:rPr>
          <w:rFonts w:ascii="Times New Roman" w:eastAsiaTheme="minorEastAsia" w:hAnsi="Times New Roman"/>
          <w:color w:val="000000"/>
        </w:rPr>
        <w:t xml:space="preserve"> and</w:t>
      </w:r>
      <w:r w:rsidR="002C067E">
        <w:rPr>
          <w:rFonts w:ascii="Times New Roman" w:eastAsiaTheme="minorEastAsia" w:hAnsi="Times New Roman"/>
          <w:color w:val="000000"/>
        </w:rPr>
        <w:t xml:space="preserve"> patient</w:t>
      </w:r>
      <w:r w:rsidRPr="00712848">
        <w:rPr>
          <w:rFonts w:ascii="Times New Roman" w:eastAsiaTheme="minorEastAsia" w:hAnsi="Times New Roman"/>
          <w:color w:val="000000"/>
        </w:rPr>
        <w:t xml:space="preserve"> fatalities as well as lower overall healthcare costs for the hospital. Additionally, the military and other instructional institutions </w:t>
      </w:r>
      <w:r w:rsidR="00C9712E">
        <w:rPr>
          <w:rFonts w:ascii="Times New Roman" w:eastAsiaTheme="minorEastAsia" w:hAnsi="Times New Roman"/>
          <w:color w:val="000000"/>
        </w:rPr>
        <w:t>use</w:t>
      </w:r>
      <w:r w:rsidRPr="00712848">
        <w:rPr>
          <w:rFonts w:ascii="Times New Roman" w:eastAsiaTheme="minorEastAsia" w:hAnsi="Times New Roman"/>
          <w:color w:val="000000"/>
        </w:rPr>
        <w:t xml:space="preserve"> video game simulators to drill and practice specific skills, such as training jet pilots (Hays, 1992).</w:t>
      </w:r>
      <w:r w:rsidR="007F708A">
        <w:rPr>
          <w:rFonts w:ascii="Times New Roman" w:eastAsiaTheme="minorEastAsia" w:hAnsi="Times New Roman"/>
          <w:color w:val="000000"/>
        </w:rPr>
        <w:t xml:space="preserve"> A</w:t>
      </w:r>
      <w:r w:rsidRPr="00712848">
        <w:rPr>
          <w:rFonts w:ascii="Times New Roman" w:eastAsiaTheme="minorEastAsia" w:hAnsi="Times New Roman"/>
          <w:color w:val="000000"/>
        </w:rPr>
        <w:t xml:space="preserve"> study in 2002 by Morgan et al. investigated the success of simulator-assisted learning vs. video-assisted learning. Both educational methods were equal in their educational benefit; however, students enjoyed the</w:t>
      </w:r>
      <w:r w:rsidR="007F708A">
        <w:rPr>
          <w:rFonts w:ascii="Times New Roman" w:eastAsiaTheme="minorEastAsia" w:hAnsi="Times New Roman"/>
          <w:color w:val="000000"/>
        </w:rPr>
        <w:t xml:space="preserve"> simulator more, and it provided</w:t>
      </w:r>
      <w:r w:rsidRPr="00712848">
        <w:rPr>
          <w:rFonts w:ascii="Times New Roman" w:eastAsiaTheme="minorEastAsia" w:hAnsi="Times New Roman"/>
          <w:color w:val="000000"/>
        </w:rPr>
        <w:t xml:space="preserve"> an additional element of preparing individuals to face real world problems. By training and learning real world skills through video games and simulations, we can provide ourselves with better medical, professional, and cultural c</w:t>
      </w:r>
      <w:r w:rsidR="00CD0B8E">
        <w:rPr>
          <w:rFonts w:ascii="Times New Roman" w:eastAsiaTheme="minorEastAsia" w:hAnsi="Times New Roman"/>
          <w:color w:val="000000"/>
        </w:rPr>
        <w:t>are.</w:t>
      </w:r>
    </w:p>
    <w:p w:rsidR="005A14D5" w:rsidRPr="00A77B5B" w:rsidRDefault="007B2F3D" w:rsidP="007F708A">
      <w:pPr>
        <w:spacing w:line="480" w:lineRule="auto"/>
        <w:contextualSpacing/>
        <w:jc w:val="center"/>
        <w:rPr>
          <w:rFonts w:ascii="Times New Roman" w:eastAsiaTheme="minorEastAsia" w:hAnsi="Times New Roman"/>
          <w:b/>
          <w:color w:val="000000"/>
        </w:rPr>
      </w:pPr>
      <w:r w:rsidRPr="00712848">
        <w:rPr>
          <w:rFonts w:ascii="Times New Roman" w:eastAsiaTheme="minorEastAsia" w:hAnsi="Times New Roman"/>
          <w:b/>
          <w:color w:val="000000"/>
        </w:rPr>
        <w:t>Immunis: A Holistic Model</w:t>
      </w:r>
    </w:p>
    <w:p w:rsidR="005A5108" w:rsidRPr="00712848" w:rsidRDefault="007F708A" w:rsidP="00712848">
      <w:pPr>
        <w:spacing w:line="480" w:lineRule="auto"/>
        <w:ind w:firstLine="720"/>
        <w:contextualSpacing/>
        <w:rPr>
          <w:rFonts w:ascii="Times New Roman" w:eastAsiaTheme="minorEastAsia" w:hAnsi="Times New Roman"/>
          <w:color w:val="000000"/>
        </w:rPr>
      </w:pPr>
      <w:r>
        <w:rPr>
          <w:rFonts w:ascii="Times New Roman" w:eastAsiaTheme="minorEastAsia" w:hAnsi="Times New Roman"/>
          <w:color w:val="000000"/>
        </w:rPr>
        <w:t>As an example of a holistic game, Immunis provides pedagogical support by educating players about a real world phenomenon</w:t>
      </w:r>
      <w:r w:rsidR="008C28A1">
        <w:rPr>
          <w:rFonts w:ascii="Times New Roman" w:eastAsiaTheme="minorEastAsia" w:hAnsi="Times New Roman"/>
          <w:color w:val="000000"/>
        </w:rPr>
        <w:t>—an immune response</w:t>
      </w:r>
      <w:r>
        <w:rPr>
          <w:rFonts w:ascii="Times New Roman" w:eastAsiaTheme="minorEastAsia" w:hAnsi="Times New Roman"/>
          <w:color w:val="000000"/>
        </w:rPr>
        <w:t xml:space="preserve">. </w:t>
      </w:r>
      <w:r w:rsidR="00732B78">
        <w:rPr>
          <w:rFonts w:ascii="Times New Roman" w:eastAsiaTheme="minorEastAsia" w:hAnsi="Times New Roman"/>
          <w:color w:val="000000"/>
        </w:rPr>
        <w:t>Furthermore</w:t>
      </w:r>
      <w:r>
        <w:rPr>
          <w:rFonts w:ascii="Times New Roman" w:eastAsiaTheme="minorEastAsia" w:hAnsi="Times New Roman"/>
          <w:color w:val="000000"/>
        </w:rPr>
        <w:t>, i</w:t>
      </w:r>
      <w:r w:rsidR="00732B78">
        <w:rPr>
          <w:rFonts w:ascii="Times New Roman" w:eastAsiaTheme="minorEastAsia" w:hAnsi="Times New Roman"/>
          <w:color w:val="000000"/>
        </w:rPr>
        <w:t>t</w:t>
      </w:r>
      <w:r>
        <w:rPr>
          <w:rFonts w:ascii="Times New Roman" w:eastAsiaTheme="minorEastAsia" w:hAnsi="Times New Roman"/>
          <w:color w:val="000000"/>
        </w:rPr>
        <w:t xml:space="preserve"> </w:t>
      </w:r>
      <w:r w:rsidR="00732B78">
        <w:rPr>
          <w:rFonts w:ascii="Times New Roman" w:eastAsiaTheme="minorEastAsia" w:hAnsi="Times New Roman"/>
          <w:color w:val="000000"/>
        </w:rPr>
        <w:t>has great potential in progressing intelligible and instrumental results for future video game research and design</w:t>
      </w:r>
      <w:r>
        <w:rPr>
          <w:rFonts w:ascii="Times New Roman" w:eastAsiaTheme="minorEastAsia" w:hAnsi="Times New Roman"/>
          <w:color w:val="000000"/>
        </w:rPr>
        <w:t xml:space="preserve">. </w:t>
      </w:r>
      <w:r w:rsidR="007B2F3D" w:rsidRPr="00712848">
        <w:rPr>
          <w:rFonts w:ascii="Times New Roman" w:eastAsiaTheme="minorEastAsia" w:hAnsi="Times New Roman"/>
          <w:color w:val="000000"/>
        </w:rPr>
        <w:t xml:space="preserve">Immunis is a real-time strategy game where in a player </w:t>
      </w:r>
      <w:r w:rsidR="008C28A1">
        <w:rPr>
          <w:rFonts w:ascii="Times New Roman" w:eastAsiaTheme="minorEastAsia" w:hAnsi="Times New Roman"/>
          <w:color w:val="000000"/>
        </w:rPr>
        <w:t>experiences and directs</w:t>
      </w:r>
      <w:r w:rsidR="007B2F3D" w:rsidRPr="00712848">
        <w:rPr>
          <w:rFonts w:ascii="Times New Roman" w:eastAsiaTheme="minorEastAsia" w:hAnsi="Times New Roman"/>
          <w:color w:val="000000"/>
        </w:rPr>
        <w:t xml:space="preserve"> an immune response. </w:t>
      </w:r>
      <w:r w:rsidR="009D480F">
        <w:rPr>
          <w:rFonts w:ascii="Times New Roman" w:eastAsiaTheme="minorEastAsia" w:hAnsi="Times New Roman"/>
          <w:color w:val="000000"/>
        </w:rPr>
        <w:t>The player</w:t>
      </w:r>
      <w:r w:rsidR="004F102C" w:rsidRPr="00712848">
        <w:rPr>
          <w:rFonts w:ascii="Times New Roman" w:eastAsiaTheme="minorEastAsia" w:hAnsi="Times New Roman"/>
          <w:color w:val="000000"/>
        </w:rPr>
        <w:t xml:space="preserve"> control</w:t>
      </w:r>
      <w:r w:rsidR="009D480F">
        <w:rPr>
          <w:rFonts w:ascii="Times New Roman" w:eastAsiaTheme="minorEastAsia" w:hAnsi="Times New Roman"/>
          <w:color w:val="000000"/>
        </w:rPr>
        <w:t>s</w:t>
      </w:r>
      <w:r w:rsidR="004F102C" w:rsidRPr="00712848">
        <w:rPr>
          <w:rFonts w:ascii="Times New Roman" w:eastAsiaTheme="minorEastAsia" w:hAnsi="Times New Roman"/>
          <w:color w:val="000000"/>
        </w:rPr>
        <w:t xml:space="preserve"> several leu</w:t>
      </w:r>
      <w:r w:rsidR="00467813" w:rsidRPr="00712848">
        <w:rPr>
          <w:rFonts w:ascii="Times New Roman" w:eastAsiaTheme="minorEastAsia" w:hAnsi="Times New Roman"/>
          <w:color w:val="000000"/>
        </w:rPr>
        <w:t>kocytes, i.e. white blood cells</w:t>
      </w:r>
      <w:r w:rsidR="004F102C" w:rsidRPr="00712848">
        <w:rPr>
          <w:rFonts w:ascii="Times New Roman" w:eastAsiaTheme="minorEastAsia" w:hAnsi="Times New Roman"/>
          <w:color w:val="000000"/>
        </w:rPr>
        <w:t xml:space="preserve"> with unique abilities</w:t>
      </w:r>
      <w:r w:rsidR="00467813" w:rsidRPr="00712848">
        <w:rPr>
          <w:rFonts w:ascii="Times New Roman" w:eastAsiaTheme="minorEastAsia" w:hAnsi="Times New Roman"/>
          <w:color w:val="000000"/>
        </w:rPr>
        <w:t>,</w:t>
      </w:r>
      <w:r w:rsidR="004F102C" w:rsidRPr="00712848">
        <w:rPr>
          <w:rFonts w:ascii="Times New Roman" w:eastAsiaTheme="minorEastAsia" w:hAnsi="Times New Roman"/>
          <w:color w:val="000000"/>
        </w:rPr>
        <w:t xml:space="preserve"> and defend</w:t>
      </w:r>
      <w:r w:rsidR="009D480F">
        <w:rPr>
          <w:rFonts w:ascii="Times New Roman" w:eastAsiaTheme="minorEastAsia" w:hAnsi="Times New Roman"/>
          <w:color w:val="000000"/>
        </w:rPr>
        <w:t>s</w:t>
      </w:r>
      <w:r w:rsidR="004F102C" w:rsidRPr="00712848">
        <w:rPr>
          <w:rFonts w:ascii="Times New Roman" w:eastAsiaTheme="minorEastAsia" w:hAnsi="Times New Roman"/>
          <w:color w:val="000000"/>
        </w:rPr>
        <w:t xml:space="preserve"> the body from an infection.</w:t>
      </w:r>
      <w:r w:rsidR="00467813" w:rsidRPr="00712848">
        <w:rPr>
          <w:rFonts w:ascii="Times New Roman" w:eastAsiaTheme="minorEastAsia" w:hAnsi="Times New Roman"/>
          <w:color w:val="000000"/>
        </w:rPr>
        <w:t xml:space="preserve"> </w:t>
      </w:r>
      <w:r w:rsidR="004F102C" w:rsidRPr="00712848">
        <w:rPr>
          <w:rFonts w:ascii="Times New Roman" w:eastAsiaTheme="minorEastAsia" w:hAnsi="Times New Roman"/>
          <w:color w:val="000000"/>
        </w:rPr>
        <w:t xml:space="preserve">Immunis was conceived in Simon Tarr’s </w:t>
      </w:r>
      <w:r w:rsidR="004F102C" w:rsidRPr="00712848">
        <w:rPr>
          <w:rFonts w:ascii="Times New Roman" w:eastAsiaTheme="minorEastAsia" w:hAnsi="Times New Roman"/>
          <w:i/>
          <w:color w:val="000000"/>
        </w:rPr>
        <w:t>Serious Games and Digital Ecology</w:t>
      </w:r>
      <w:r w:rsidR="004F102C" w:rsidRPr="00712848">
        <w:rPr>
          <w:rFonts w:ascii="Times New Roman" w:eastAsiaTheme="minorEastAsia" w:hAnsi="Times New Roman"/>
          <w:color w:val="000000"/>
        </w:rPr>
        <w:t xml:space="preserve"> class at the University of South Carolina. The game started off as a turn-based</w:t>
      </w:r>
      <w:r w:rsidR="00467813" w:rsidRPr="00712848">
        <w:rPr>
          <w:rFonts w:ascii="Times New Roman" w:eastAsiaTheme="minorEastAsia" w:hAnsi="Times New Roman"/>
          <w:color w:val="000000"/>
        </w:rPr>
        <w:t>, chess-</w:t>
      </w:r>
      <w:r w:rsidR="004F102C" w:rsidRPr="00712848">
        <w:rPr>
          <w:rFonts w:ascii="Times New Roman" w:eastAsiaTheme="minorEastAsia" w:hAnsi="Times New Roman"/>
          <w:color w:val="000000"/>
        </w:rPr>
        <w:t xml:space="preserve">style game—similar to </w:t>
      </w:r>
      <w:r w:rsidR="004F102C" w:rsidRPr="00712848">
        <w:rPr>
          <w:rFonts w:ascii="Times New Roman" w:eastAsiaTheme="minorEastAsia" w:hAnsi="Times New Roman"/>
          <w:i/>
          <w:color w:val="000000"/>
        </w:rPr>
        <w:t xml:space="preserve">Disgaea </w:t>
      </w:r>
      <w:r w:rsidR="004F102C" w:rsidRPr="00712848">
        <w:rPr>
          <w:rFonts w:ascii="Times New Roman" w:eastAsiaTheme="minorEastAsia" w:hAnsi="Times New Roman"/>
          <w:color w:val="000000"/>
        </w:rPr>
        <w:t xml:space="preserve">and </w:t>
      </w:r>
      <w:r w:rsidR="004F102C" w:rsidRPr="00712848">
        <w:rPr>
          <w:rFonts w:ascii="Times New Roman" w:eastAsiaTheme="minorEastAsia" w:hAnsi="Times New Roman"/>
          <w:i/>
          <w:color w:val="000000"/>
        </w:rPr>
        <w:t>Final Fantasy Tactics</w:t>
      </w:r>
      <w:r w:rsidR="00467813" w:rsidRPr="00712848">
        <w:rPr>
          <w:rFonts w:ascii="Times New Roman" w:eastAsiaTheme="minorEastAsia" w:hAnsi="Times New Roman"/>
          <w:color w:val="000000"/>
        </w:rPr>
        <w:t>. After the class, t</w:t>
      </w:r>
      <w:r w:rsidR="004F102C" w:rsidRPr="00712848">
        <w:rPr>
          <w:rFonts w:ascii="Times New Roman" w:eastAsiaTheme="minorEastAsia" w:hAnsi="Times New Roman"/>
          <w:color w:val="000000"/>
        </w:rPr>
        <w:t xml:space="preserve">he concept gained more attention and support, and in the </w:t>
      </w:r>
      <w:proofErr w:type="gramStart"/>
      <w:r w:rsidR="004F102C" w:rsidRPr="00712848">
        <w:rPr>
          <w:rFonts w:ascii="Times New Roman" w:eastAsiaTheme="minorEastAsia" w:hAnsi="Times New Roman"/>
          <w:color w:val="000000"/>
        </w:rPr>
        <w:t>Fall</w:t>
      </w:r>
      <w:proofErr w:type="gramEnd"/>
      <w:r w:rsidR="004F102C" w:rsidRPr="00712848">
        <w:rPr>
          <w:rFonts w:ascii="Times New Roman" w:eastAsiaTheme="minorEastAsia" w:hAnsi="Times New Roman"/>
          <w:color w:val="000000"/>
        </w:rPr>
        <w:t xml:space="preserve"> of 2010 and Spring of 2011, students Collin-Jamal Smith, David Corso, and William Hoskins received an Exploration Scholars from the University of South Carolina’s Honors College to develop </w:t>
      </w:r>
      <w:r w:rsidR="005A5108" w:rsidRPr="00712848">
        <w:rPr>
          <w:rFonts w:ascii="Times New Roman" w:eastAsiaTheme="minorEastAsia" w:hAnsi="Times New Roman"/>
          <w:color w:val="000000"/>
        </w:rPr>
        <w:t xml:space="preserve">the Game Design Document </w:t>
      </w:r>
      <w:r w:rsidR="00732B78">
        <w:rPr>
          <w:rFonts w:ascii="Times New Roman" w:eastAsiaTheme="minorEastAsia" w:hAnsi="Times New Roman"/>
          <w:color w:val="000000"/>
        </w:rPr>
        <w:t xml:space="preserve">as well as a demo </w:t>
      </w:r>
      <w:r w:rsidR="005A5108" w:rsidRPr="00712848">
        <w:rPr>
          <w:rFonts w:ascii="Times New Roman" w:eastAsiaTheme="minorEastAsia" w:hAnsi="Times New Roman"/>
          <w:color w:val="000000"/>
        </w:rPr>
        <w:t>for Immunis</w:t>
      </w:r>
      <w:r w:rsidR="004F102C" w:rsidRPr="00712848">
        <w:rPr>
          <w:rFonts w:ascii="Times New Roman" w:eastAsiaTheme="minorEastAsia" w:hAnsi="Times New Roman"/>
          <w:color w:val="000000"/>
        </w:rPr>
        <w:t xml:space="preserve">. </w:t>
      </w:r>
      <w:r w:rsidR="005A5108" w:rsidRPr="00712848">
        <w:rPr>
          <w:rFonts w:ascii="Times New Roman" w:eastAsiaTheme="minorEastAsia" w:hAnsi="Times New Roman"/>
          <w:color w:val="000000"/>
        </w:rPr>
        <w:t xml:space="preserve">In the </w:t>
      </w:r>
      <w:proofErr w:type="gramStart"/>
      <w:r w:rsidR="005A5108" w:rsidRPr="00712848">
        <w:rPr>
          <w:rFonts w:ascii="Times New Roman" w:eastAsiaTheme="minorEastAsia" w:hAnsi="Times New Roman"/>
          <w:color w:val="000000"/>
        </w:rPr>
        <w:t>Fall</w:t>
      </w:r>
      <w:proofErr w:type="gramEnd"/>
      <w:r w:rsidR="005A5108" w:rsidRPr="00712848">
        <w:rPr>
          <w:rFonts w:ascii="Times New Roman" w:eastAsiaTheme="minorEastAsia" w:hAnsi="Times New Roman"/>
          <w:color w:val="000000"/>
        </w:rPr>
        <w:t xml:space="preserve"> of 2011, Particle Systems, LLC. </w:t>
      </w:r>
      <w:proofErr w:type="gramStart"/>
      <w:r w:rsidR="005A5108" w:rsidRPr="00712848">
        <w:rPr>
          <w:rFonts w:ascii="Times New Roman" w:eastAsiaTheme="minorEastAsia" w:hAnsi="Times New Roman"/>
          <w:color w:val="000000"/>
        </w:rPr>
        <w:t>began</w:t>
      </w:r>
      <w:proofErr w:type="gramEnd"/>
      <w:r w:rsidR="005A5108" w:rsidRPr="00712848">
        <w:rPr>
          <w:rFonts w:ascii="Times New Roman" w:eastAsiaTheme="minorEastAsia" w:hAnsi="Times New Roman"/>
          <w:color w:val="000000"/>
        </w:rPr>
        <w:t xml:space="preserve"> to develop Immunis by forming Immunis, LLC.—a collaborative endeavor amongst students at the University of South Carolina. Since 2011, Immunis has been working with the Columbia Technology Incubator to develop a full version of the game.</w:t>
      </w:r>
      <w:r w:rsidR="00A1328D">
        <w:rPr>
          <w:rFonts w:ascii="Times New Roman" w:eastAsiaTheme="minorEastAsia" w:hAnsi="Times New Roman"/>
          <w:color w:val="000000"/>
        </w:rPr>
        <w:t xml:space="preserve"> </w:t>
      </w:r>
      <w:r w:rsidR="00A1328D" w:rsidRPr="00712848">
        <w:rPr>
          <w:rFonts w:ascii="Times New Roman" w:eastAsiaTheme="minorEastAsia" w:hAnsi="Times New Roman"/>
          <w:color w:val="000000"/>
        </w:rPr>
        <w:t>The current version of Immunis pits the player against an onslaught of bacteria. The player moves from the skin, through a lymph vessel, to a lymph node, and back to the skin through a blood vessel</w:t>
      </w:r>
      <w:r w:rsidR="00DA5E21">
        <w:rPr>
          <w:rFonts w:ascii="Times New Roman" w:eastAsiaTheme="minorEastAsia" w:hAnsi="Times New Roman"/>
          <w:color w:val="000000"/>
        </w:rPr>
        <w:t xml:space="preserve"> (Appendix I: Immunis Screenshots)</w:t>
      </w:r>
      <w:r w:rsidR="00A1328D" w:rsidRPr="00712848">
        <w:rPr>
          <w:rFonts w:ascii="Times New Roman" w:eastAsiaTheme="minorEastAsia" w:hAnsi="Times New Roman"/>
          <w:color w:val="000000"/>
        </w:rPr>
        <w:t xml:space="preserve">. The player controls macrophages, various types of T and B cells, and other leukocytes. However, this is </w:t>
      </w:r>
      <w:r w:rsidR="00A1328D">
        <w:rPr>
          <w:rFonts w:ascii="Times New Roman" w:eastAsiaTheme="minorEastAsia" w:hAnsi="Times New Roman"/>
          <w:color w:val="000000"/>
        </w:rPr>
        <w:t>only the beginning</w:t>
      </w:r>
      <w:r w:rsidR="00A1328D" w:rsidRPr="00712848">
        <w:rPr>
          <w:rFonts w:ascii="Times New Roman" w:eastAsiaTheme="minorEastAsia" w:hAnsi="Times New Roman"/>
          <w:color w:val="000000"/>
        </w:rPr>
        <w:t>. Future levels</w:t>
      </w:r>
      <w:r w:rsidR="00A1328D">
        <w:rPr>
          <w:rFonts w:ascii="Times New Roman" w:eastAsiaTheme="minorEastAsia" w:hAnsi="Times New Roman"/>
          <w:color w:val="000000"/>
        </w:rPr>
        <w:t>,</w:t>
      </w:r>
      <w:r w:rsidR="00A1328D" w:rsidRPr="00712848">
        <w:rPr>
          <w:rFonts w:ascii="Times New Roman" w:eastAsiaTheme="minorEastAsia" w:hAnsi="Times New Roman"/>
          <w:color w:val="000000"/>
        </w:rPr>
        <w:t xml:space="preserve"> battles</w:t>
      </w:r>
      <w:r w:rsidR="00A1328D">
        <w:rPr>
          <w:rFonts w:ascii="Times New Roman" w:eastAsiaTheme="minorEastAsia" w:hAnsi="Times New Roman"/>
          <w:color w:val="000000"/>
        </w:rPr>
        <w:t>, and versions</w:t>
      </w:r>
      <w:r w:rsidR="00A1328D" w:rsidRPr="00712848">
        <w:rPr>
          <w:rFonts w:ascii="Times New Roman" w:eastAsiaTheme="minorEastAsia" w:hAnsi="Times New Roman"/>
          <w:color w:val="000000"/>
        </w:rPr>
        <w:t xml:space="preserve"> will </w:t>
      </w:r>
      <w:r w:rsidR="00A1328D">
        <w:rPr>
          <w:rFonts w:ascii="Times New Roman" w:eastAsiaTheme="minorEastAsia" w:hAnsi="Times New Roman"/>
          <w:color w:val="000000"/>
        </w:rPr>
        <w:t>depict</w:t>
      </w:r>
      <w:r w:rsidR="00A1328D" w:rsidRPr="00712848">
        <w:rPr>
          <w:rFonts w:ascii="Times New Roman" w:eastAsiaTheme="minorEastAsia" w:hAnsi="Times New Roman"/>
          <w:color w:val="000000"/>
        </w:rPr>
        <w:t xml:space="preserve"> various immunological functions</w:t>
      </w:r>
      <w:r w:rsidR="00C9712E">
        <w:rPr>
          <w:rFonts w:ascii="Times New Roman" w:eastAsiaTheme="minorEastAsia" w:hAnsi="Times New Roman"/>
          <w:color w:val="000000"/>
        </w:rPr>
        <w:t xml:space="preserve">, which </w:t>
      </w:r>
      <w:r w:rsidR="00A1328D">
        <w:rPr>
          <w:rFonts w:ascii="Times New Roman" w:eastAsiaTheme="minorEastAsia" w:hAnsi="Times New Roman"/>
          <w:color w:val="000000"/>
        </w:rPr>
        <w:t xml:space="preserve">will require the player to extensively </w:t>
      </w:r>
      <w:r w:rsidR="00C9712E">
        <w:rPr>
          <w:rFonts w:ascii="Times New Roman" w:eastAsiaTheme="minorEastAsia" w:hAnsi="Times New Roman"/>
          <w:color w:val="000000"/>
        </w:rPr>
        <w:t>manipulate and maneuver</w:t>
      </w:r>
      <w:r w:rsidR="00A1328D">
        <w:rPr>
          <w:rFonts w:ascii="Times New Roman" w:eastAsiaTheme="minorEastAsia" w:hAnsi="Times New Roman"/>
          <w:color w:val="000000"/>
        </w:rPr>
        <w:t xml:space="preserve"> the immune system</w:t>
      </w:r>
      <w:r w:rsidR="00A1328D" w:rsidRPr="00712848">
        <w:rPr>
          <w:rFonts w:ascii="Times New Roman" w:eastAsiaTheme="minorEastAsia" w:hAnsi="Times New Roman"/>
          <w:color w:val="000000"/>
        </w:rPr>
        <w:t xml:space="preserve">, e.g. bacterial vs. viral infections, how smoking affects the lungs, immune activation during a prosthetic implant, vaccination, acne, </w:t>
      </w:r>
      <w:r w:rsidR="00DA5E21">
        <w:rPr>
          <w:rFonts w:ascii="Times New Roman" w:eastAsiaTheme="minorEastAsia" w:hAnsi="Times New Roman"/>
          <w:color w:val="000000"/>
        </w:rPr>
        <w:t xml:space="preserve">HIV, </w:t>
      </w:r>
      <w:r w:rsidR="00A1328D" w:rsidRPr="00712848">
        <w:rPr>
          <w:rFonts w:ascii="Times New Roman" w:eastAsiaTheme="minorEastAsia" w:hAnsi="Times New Roman"/>
          <w:color w:val="000000"/>
        </w:rPr>
        <w:t>and the list goes on.</w:t>
      </w:r>
    </w:p>
    <w:p w:rsidR="005A5108" w:rsidRPr="00712848" w:rsidRDefault="005A5108" w:rsidP="00712848">
      <w:pPr>
        <w:spacing w:line="480" w:lineRule="auto"/>
        <w:contextualSpacing/>
        <w:rPr>
          <w:rFonts w:ascii="Times New Roman" w:eastAsiaTheme="minorEastAsia" w:hAnsi="Times New Roman"/>
          <w:color w:val="000000"/>
        </w:rPr>
      </w:pPr>
      <w:r w:rsidRPr="00712848">
        <w:rPr>
          <w:rFonts w:ascii="Times New Roman" w:eastAsiaTheme="minorEastAsia" w:hAnsi="Times New Roman"/>
          <w:color w:val="000000"/>
        </w:rPr>
        <w:tab/>
        <w:t xml:space="preserve">Immunis is designed to educate and entertain teachers, students, and gamers. The game world reflects a real event in our world, i.e. an immune response. In order to combat the infection, the player needs to recruit more white blood cells to fight—exactly as the immune system does. As Boyan and Sherry state, “If designers were to place formal educational content (e.g. cell physiology rules and affordances) in a game world as the challenge, players would be more likely to experience flow and master the content” (2011, p. 82). </w:t>
      </w:r>
      <w:r w:rsidR="00467813" w:rsidRPr="00712848">
        <w:rPr>
          <w:rFonts w:ascii="Times New Roman" w:eastAsiaTheme="minorEastAsia" w:hAnsi="Times New Roman"/>
          <w:color w:val="000000"/>
        </w:rPr>
        <w:t xml:space="preserve">Immunis layers these real and natural processes of the immune system with the intrinsic, educational elements of video games and video game play to challenge players into solving cognitive problems. </w:t>
      </w:r>
      <w:r w:rsidR="00C71502" w:rsidRPr="00712848">
        <w:rPr>
          <w:rFonts w:ascii="Times New Roman" w:eastAsiaTheme="minorEastAsia" w:hAnsi="Times New Roman"/>
          <w:color w:val="000000"/>
        </w:rPr>
        <w:t>Through self-learning and purposeful play, Immunis is designed to teach players by developing meaning behind their actions within the game. Immunis motivates, provides feedback, and develops problem solving and decision-making skills—all of which are responsible for deliberate learning</w:t>
      </w:r>
      <w:r w:rsidR="00B21625" w:rsidRPr="00712848">
        <w:rPr>
          <w:rFonts w:ascii="Times New Roman" w:eastAsiaTheme="minorEastAsia" w:hAnsi="Times New Roman"/>
          <w:color w:val="000000"/>
        </w:rPr>
        <w:t xml:space="preserve">. </w:t>
      </w:r>
      <w:r w:rsidR="00DE154F">
        <w:rPr>
          <w:rFonts w:ascii="Times New Roman" w:eastAsiaTheme="minorEastAsia" w:hAnsi="Times New Roman"/>
          <w:color w:val="000000"/>
        </w:rPr>
        <w:t>The game teache</w:t>
      </w:r>
      <w:r w:rsidR="00972C8A">
        <w:rPr>
          <w:rFonts w:ascii="Times New Roman" w:eastAsiaTheme="minorEastAsia" w:hAnsi="Times New Roman"/>
          <w:color w:val="000000"/>
        </w:rPr>
        <w:t>s player</w:t>
      </w:r>
      <w:r w:rsidR="00DE154F">
        <w:rPr>
          <w:rFonts w:ascii="Times New Roman" w:eastAsiaTheme="minorEastAsia" w:hAnsi="Times New Roman"/>
          <w:color w:val="000000"/>
        </w:rPr>
        <w:t>s</w:t>
      </w:r>
      <w:r w:rsidR="00C71502" w:rsidRPr="00712848">
        <w:rPr>
          <w:rFonts w:ascii="Times New Roman" w:eastAsiaTheme="minorEastAsia" w:hAnsi="Times New Roman"/>
          <w:color w:val="000000"/>
        </w:rPr>
        <w:t xml:space="preserve"> the dynamics and processes of the immune system rather than focus on names and terminology; however, if the player chooses, he or she can delve further into the educational experience by visiting Immunis’ website and Immunary—an in-game log of terms and definitions. To provide a more natural feel, Immunis does not posses a user interface like traditional games; so, the player simply interacts with the microenvironment according to realistic events and processes, such as phagocytosis, chemical gradients, and antigen recognition.</w:t>
      </w:r>
    </w:p>
    <w:p w:rsidR="00713682" w:rsidRDefault="00A1328D" w:rsidP="00A1328D">
      <w:pPr>
        <w:spacing w:line="480" w:lineRule="auto"/>
        <w:ind w:firstLine="360"/>
        <w:contextualSpacing/>
        <w:rPr>
          <w:rFonts w:ascii="Times New Roman" w:eastAsiaTheme="minorEastAsia" w:hAnsi="Times New Roman"/>
          <w:color w:val="000000"/>
        </w:rPr>
      </w:pPr>
      <w:r>
        <w:rPr>
          <w:rFonts w:ascii="Times New Roman" w:eastAsiaTheme="minorEastAsia" w:hAnsi="Times New Roman"/>
          <w:color w:val="000000"/>
        </w:rPr>
        <w:t xml:space="preserve">As a holistic game, Immunis </w:t>
      </w:r>
      <w:r w:rsidR="00713682">
        <w:rPr>
          <w:rFonts w:ascii="Times New Roman" w:eastAsiaTheme="minorEastAsia" w:hAnsi="Times New Roman"/>
          <w:color w:val="000000"/>
        </w:rPr>
        <w:t>will accomplish three goals:</w:t>
      </w:r>
    </w:p>
    <w:p w:rsidR="00713682" w:rsidRDefault="00713682" w:rsidP="00713682">
      <w:pPr>
        <w:pStyle w:val="ListParagraph"/>
        <w:numPr>
          <w:ilvl w:val="0"/>
          <w:numId w:val="3"/>
        </w:numPr>
        <w:spacing w:line="480" w:lineRule="auto"/>
        <w:rPr>
          <w:rFonts w:ascii="Times New Roman" w:eastAsiaTheme="minorEastAsia" w:hAnsi="Times New Roman"/>
          <w:color w:val="000000"/>
        </w:rPr>
      </w:pPr>
      <w:r w:rsidRPr="00713682">
        <w:rPr>
          <w:rFonts w:ascii="Times New Roman" w:eastAsiaTheme="minorEastAsia" w:hAnsi="Times New Roman"/>
          <w:color w:val="000000"/>
        </w:rPr>
        <w:t>Immunis w</w:t>
      </w:r>
      <w:r w:rsidR="00DA5E21">
        <w:rPr>
          <w:rFonts w:ascii="Times New Roman" w:eastAsiaTheme="minorEastAsia" w:hAnsi="Times New Roman"/>
          <w:color w:val="000000"/>
        </w:rPr>
        <w:t>ill provide educational value in the way of</w:t>
      </w:r>
      <w:r w:rsidRPr="00713682">
        <w:rPr>
          <w:rFonts w:ascii="Times New Roman" w:eastAsiaTheme="minorEastAsia" w:hAnsi="Times New Roman"/>
          <w:color w:val="000000"/>
        </w:rPr>
        <w:t xml:space="preserve"> pedagogical support for immunology specific information</w:t>
      </w:r>
      <w:r>
        <w:rPr>
          <w:rFonts w:ascii="Times New Roman" w:eastAsiaTheme="minorEastAsia" w:hAnsi="Times New Roman"/>
          <w:color w:val="000000"/>
        </w:rPr>
        <w:t>.</w:t>
      </w:r>
    </w:p>
    <w:p w:rsidR="00713682" w:rsidRDefault="00713682" w:rsidP="00713682">
      <w:pPr>
        <w:pStyle w:val="ListParagraph"/>
        <w:numPr>
          <w:ilvl w:val="0"/>
          <w:numId w:val="3"/>
        </w:numPr>
        <w:spacing w:line="480" w:lineRule="auto"/>
        <w:rPr>
          <w:rFonts w:ascii="Times New Roman" w:eastAsiaTheme="minorEastAsia" w:hAnsi="Times New Roman"/>
          <w:color w:val="000000"/>
        </w:rPr>
      </w:pPr>
      <w:r>
        <w:rPr>
          <w:rFonts w:ascii="Times New Roman" w:eastAsiaTheme="minorEastAsia" w:hAnsi="Times New Roman"/>
          <w:color w:val="000000"/>
        </w:rPr>
        <w:t>Immunis will help prevent a number of illnesses, e.g. lung cancer, by making the player cognizant of how these illnesses arise and the damage they cause.</w:t>
      </w:r>
    </w:p>
    <w:p w:rsidR="00713682" w:rsidRDefault="00713682" w:rsidP="00713682">
      <w:pPr>
        <w:pStyle w:val="ListParagraph"/>
        <w:numPr>
          <w:ilvl w:val="0"/>
          <w:numId w:val="3"/>
        </w:numPr>
        <w:spacing w:line="480" w:lineRule="auto"/>
        <w:rPr>
          <w:rFonts w:ascii="Times New Roman" w:eastAsiaTheme="minorEastAsia" w:hAnsi="Times New Roman"/>
          <w:color w:val="000000"/>
        </w:rPr>
      </w:pPr>
      <w:r>
        <w:rPr>
          <w:rFonts w:ascii="Times New Roman" w:eastAsiaTheme="minorEastAsia" w:hAnsi="Times New Roman"/>
          <w:color w:val="000000"/>
        </w:rPr>
        <w:t>Immunis will assess cognitive growth and development.</w:t>
      </w:r>
    </w:p>
    <w:p w:rsidR="00C554ED" w:rsidRPr="00712848" w:rsidRDefault="00713682" w:rsidP="000A3E4B">
      <w:pPr>
        <w:spacing w:line="480" w:lineRule="auto"/>
        <w:rPr>
          <w:rFonts w:ascii="Times New Roman" w:eastAsiaTheme="minorEastAsia" w:hAnsi="Times New Roman"/>
          <w:color w:val="000000"/>
        </w:rPr>
      </w:pPr>
      <w:r>
        <w:rPr>
          <w:rFonts w:ascii="Times New Roman" w:eastAsiaTheme="minorEastAsia" w:hAnsi="Times New Roman"/>
          <w:color w:val="000000"/>
        </w:rPr>
        <w:t>The first two goals will occur by playing the game, and if additional instruction and guidance is provided, such as a teacher or par</w:t>
      </w:r>
      <w:r w:rsidR="00A1328D">
        <w:rPr>
          <w:rFonts w:ascii="Times New Roman" w:eastAsiaTheme="minorEastAsia" w:hAnsi="Times New Roman"/>
          <w:color w:val="000000"/>
        </w:rPr>
        <w:t>ental</w:t>
      </w:r>
      <w:r>
        <w:rPr>
          <w:rFonts w:ascii="Times New Roman" w:eastAsiaTheme="minorEastAsia" w:hAnsi="Times New Roman"/>
          <w:color w:val="000000"/>
        </w:rPr>
        <w:t xml:space="preserve"> support, then they have a higher chance of being realized sooner. The third goal will require extensive research and experimentation with a variety of tests and procedures. </w:t>
      </w:r>
      <w:r w:rsidR="00A07214">
        <w:rPr>
          <w:rFonts w:ascii="Times New Roman" w:eastAsiaTheme="minorEastAsia" w:hAnsi="Times New Roman"/>
          <w:color w:val="000000"/>
        </w:rPr>
        <w:t xml:space="preserve">Ultimately, Immunis is designed to help students learn </w:t>
      </w:r>
      <w:r w:rsidR="00990734">
        <w:rPr>
          <w:rFonts w:ascii="Times New Roman" w:eastAsiaTheme="minorEastAsia" w:hAnsi="Times New Roman"/>
          <w:color w:val="000000"/>
        </w:rPr>
        <w:t xml:space="preserve">academic </w:t>
      </w:r>
      <w:r w:rsidR="00A07214">
        <w:rPr>
          <w:rFonts w:ascii="Times New Roman" w:eastAsiaTheme="minorEastAsia" w:hAnsi="Times New Roman"/>
          <w:color w:val="000000"/>
        </w:rPr>
        <w:t>information, specifically immunology, and it will work to facilitate student learning and development in every conceivable way.</w:t>
      </w:r>
    </w:p>
    <w:p w:rsidR="003F7729" w:rsidRPr="003F7729" w:rsidRDefault="00485070" w:rsidP="003F7729">
      <w:pPr>
        <w:spacing w:line="480" w:lineRule="auto"/>
        <w:contextualSpacing/>
        <w:jc w:val="center"/>
        <w:rPr>
          <w:rFonts w:ascii="Times New Roman" w:eastAsiaTheme="minorEastAsia" w:hAnsi="Times New Roman"/>
          <w:b/>
          <w:color w:val="000000"/>
        </w:rPr>
      </w:pPr>
      <w:r>
        <w:rPr>
          <w:rFonts w:ascii="Times New Roman" w:eastAsiaTheme="minorEastAsia" w:hAnsi="Times New Roman"/>
          <w:b/>
          <w:color w:val="000000"/>
        </w:rPr>
        <w:t>For the Kids</w:t>
      </w:r>
    </w:p>
    <w:p w:rsidR="00372CD6" w:rsidRDefault="00C85BE5" w:rsidP="00712848">
      <w:pPr>
        <w:spacing w:line="480" w:lineRule="auto"/>
        <w:contextualSpacing/>
        <w:rPr>
          <w:rFonts w:ascii="Times New Roman" w:hAnsi="Times New Roman"/>
          <w:color w:val="000000"/>
        </w:rPr>
      </w:pPr>
      <w:r>
        <w:rPr>
          <w:rFonts w:ascii="Times New Roman" w:eastAsiaTheme="minorEastAsia" w:hAnsi="Times New Roman"/>
          <w:color w:val="000000"/>
        </w:rPr>
        <w:tab/>
      </w:r>
      <w:r w:rsidR="00B60987" w:rsidRPr="00712848">
        <w:rPr>
          <w:rFonts w:ascii="Times New Roman" w:hAnsi="Times New Roman"/>
          <w:color w:val="000000"/>
        </w:rPr>
        <w:t>People enjoy play</w:t>
      </w:r>
      <w:r w:rsidR="00B60987">
        <w:rPr>
          <w:rFonts w:ascii="Times New Roman" w:hAnsi="Times New Roman"/>
          <w:color w:val="000000"/>
        </w:rPr>
        <w:t>ing</w:t>
      </w:r>
      <w:r w:rsidR="00B60987" w:rsidRPr="00712848">
        <w:rPr>
          <w:rFonts w:ascii="Times New Roman" w:hAnsi="Times New Roman"/>
          <w:color w:val="000000"/>
        </w:rPr>
        <w:t xml:space="preserve"> more than work</w:t>
      </w:r>
      <w:r w:rsidR="00B60987">
        <w:rPr>
          <w:rFonts w:ascii="Times New Roman" w:hAnsi="Times New Roman"/>
          <w:color w:val="000000"/>
        </w:rPr>
        <w:t>ing</w:t>
      </w:r>
      <w:r w:rsidR="00B60987" w:rsidRPr="00712848">
        <w:rPr>
          <w:rFonts w:ascii="Times New Roman" w:hAnsi="Times New Roman"/>
          <w:color w:val="000000"/>
        </w:rPr>
        <w:t xml:space="preserve">, and </w:t>
      </w:r>
      <w:r w:rsidR="00B60987">
        <w:rPr>
          <w:rFonts w:ascii="Times New Roman" w:hAnsi="Times New Roman"/>
          <w:color w:val="000000"/>
        </w:rPr>
        <w:t xml:space="preserve">they </w:t>
      </w:r>
      <w:r w:rsidR="00B60987" w:rsidRPr="00712848">
        <w:rPr>
          <w:rFonts w:ascii="Times New Roman" w:hAnsi="Times New Roman"/>
          <w:color w:val="000000"/>
        </w:rPr>
        <w:t>will be found engaging in activities m</w:t>
      </w:r>
      <w:r w:rsidR="00B60987">
        <w:rPr>
          <w:rFonts w:ascii="Times New Roman" w:hAnsi="Times New Roman"/>
          <w:color w:val="000000"/>
        </w:rPr>
        <w:t>ore related to a game or leisurely</w:t>
      </w:r>
      <w:r w:rsidR="00B60987" w:rsidRPr="00712848">
        <w:rPr>
          <w:rFonts w:ascii="Times New Roman" w:hAnsi="Times New Roman"/>
          <w:color w:val="000000"/>
        </w:rPr>
        <w:t xml:space="preserve"> </w:t>
      </w:r>
      <w:r w:rsidR="00B60987">
        <w:rPr>
          <w:rFonts w:ascii="Times New Roman" w:hAnsi="Times New Roman"/>
          <w:color w:val="000000"/>
        </w:rPr>
        <w:t>endeavor</w:t>
      </w:r>
      <w:r w:rsidR="00B60987" w:rsidRPr="00712848">
        <w:rPr>
          <w:rFonts w:ascii="Times New Roman" w:hAnsi="Times New Roman"/>
          <w:color w:val="000000"/>
        </w:rPr>
        <w:t xml:space="preserve"> </w:t>
      </w:r>
      <w:r w:rsidR="00B60987">
        <w:rPr>
          <w:rFonts w:ascii="Times New Roman" w:hAnsi="Times New Roman"/>
          <w:color w:val="000000"/>
        </w:rPr>
        <w:t>than most</w:t>
      </w:r>
      <w:r w:rsidR="00B60987" w:rsidRPr="00712848">
        <w:rPr>
          <w:rFonts w:ascii="Times New Roman" w:hAnsi="Times New Roman"/>
          <w:color w:val="000000"/>
        </w:rPr>
        <w:t xml:space="preserve"> school or job-related work (Displacement hypothesis, Gentile et al., 2012</w:t>
      </w:r>
      <w:r w:rsidR="00B60987">
        <w:rPr>
          <w:rFonts w:ascii="Times New Roman" w:hAnsi="Times New Roman"/>
          <w:color w:val="000000"/>
        </w:rPr>
        <w:t>, p. 63). Video games are an example of this engagement. Video g</w:t>
      </w:r>
      <w:r w:rsidR="00B60987" w:rsidRPr="00712848">
        <w:rPr>
          <w:rFonts w:ascii="Times New Roman" w:hAnsi="Times New Roman"/>
          <w:color w:val="000000"/>
        </w:rPr>
        <w:t>ames attract people</w:t>
      </w:r>
      <w:r w:rsidR="007D50DE">
        <w:rPr>
          <w:rFonts w:ascii="Times New Roman" w:hAnsi="Times New Roman"/>
          <w:color w:val="000000"/>
        </w:rPr>
        <w:t xml:space="preserve"> for a number of reasons</w:t>
      </w:r>
      <w:r w:rsidR="00B60987">
        <w:rPr>
          <w:rFonts w:ascii="Times New Roman" w:hAnsi="Times New Roman"/>
          <w:color w:val="000000"/>
        </w:rPr>
        <w:t>,</w:t>
      </w:r>
      <w:r w:rsidR="00B60987" w:rsidRPr="00712848">
        <w:rPr>
          <w:rFonts w:ascii="Times New Roman" w:hAnsi="Times New Roman"/>
          <w:color w:val="000000"/>
        </w:rPr>
        <w:t xml:space="preserve"> and we </w:t>
      </w:r>
      <w:r w:rsidR="00B60987">
        <w:rPr>
          <w:rFonts w:ascii="Times New Roman" w:hAnsi="Times New Roman"/>
          <w:color w:val="000000"/>
        </w:rPr>
        <w:t>should</w:t>
      </w:r>
      <w:r w:rsidR="00B60987" w:rsidRPr="00712848">
        <w:rPr>
          <w:rFonts w:ascii="Times New Roman" w:hAnsi="Times New Roman"/>
          <w:color w:val="000000"/>
        </w:rPr>
        <w:t xml:space="preserve"> </w:t>
      </w:r>
      <w:r w:rsidR="00DE154F">
        <w:rPr>
          <w:rFonts w:ascii="Times New Roman" w:hAnsi="Times New Roman"/>
          <w:color w:val="000000"/>
        </w:rPr>
        <w:t>utilize</w:t>
      </w:r>
      <w:r w:rsidR="00B60987" w:rsidRPr="00712848">
        <w:rPr>
          <w:rFonts w:ascii="Times New Roman" w:hAnsi="Times New Roman"/>
          <w:color w:val="000000"/>
        </w:rPr>
        <w:t xml:space="preserve"> that </w:t>
      </w:r>
      <w:r w:rsidR="00B60987">
        <w:rPr>
          <w:rFonts w:ascii="Times New Roman" w:hAnsi="Times New Roman"/>
          <w:color w:val="000000"/>
        </w:rPr>
        <w:t xml:space="preserve">lure </w:t>
      </w:r>
      <w:r w:rsidR="00B60987" w:rsidRPr="00712848">
        <w:rPr>
          <w:rFonts w:ascii="Times New Roman" w:hAnsi="Times New Roman"/>
          <w:color w:val="000000"/>
        </w:rPr>
        <w:t>(Attraction hypothesis, Gentile et al., 2012</w:t>
      </w:r>
      <w:r w:rsidR="00B60987">
        <w:rPr>
          <w:rFonts w:ascii="Times New Roman" w:hAnsi="Times New Roman"/>
          <w:color w:val="000000"/>
        </w:rPr>
        <w:t>, p. 63</w:t>
      </w:r>
      <w:r w:rsidR="00B60987" w:rsidRPr="00712848">
        <w:rPr>
          <w:rFonts w:ascii="Times New Roman" w:hAnsi="Times New Roman"/>
          <w:color w:val="000000"/>
        </w:rPr>
        <w:t xml:space="preserve">). </w:t>
      </w:r>
      <w:r w:rsidR="00031F2D">
        <w:rPr>
          <w:rFonts w:ascii="Times New Roman" w:hAnsi="Times New Roman"/>
          <w:color w:val="000000"/>
        </w:rPr>
        <w:t>We live in the</w:t>
      </w:r>
      <w:r w:rsidR="00A07214">
        <w:rPr>
          <w:rFonts w:ascii="Times New Roman" w:hAnsi="Times New Roman"/>
          <w:color w:val="000000"/>
        </w:rPr>
        <w:t xml:space="preserve"> Digital Age</w:t>
      </w:r>
      <w:r w:rsidR="009005D2">
        <w:rPr>
          <w:rFonts w:ascii="Times New Roman" w:hAnsi="Times New Roman"/>
          <w:color w:val="000000"/>
        </w:rPr>
        <w:t>, and o</w:t>
      </w:r>
      <w:r w:rsidR="00FA773A" w:rsidRPr="00712848">
        <w:rPr>
          <w:rFonts w:ascii="Times New Roman" w:hAnsi="Times New Roman"/>
          <w:color w:val="000000"/>
        </w:rPr>
        <w:t>ur education</w:t>
      </w:r>
      <w:r w:rsidR="009005D2">
        <w:rPr>
          <w:rFonts w:ascii="Times New Roman" w:hAnsi="Times New Roman"/>
          <w:color w:val="000000"/>
        </w:rPr>
        <w:t xml:space="preserve"> </w:t>
      </w:r>
      <w:r w:rsidR="00FA773A" w:rsidRPr="00712848">
        <w:rPr>
          <w:rFonts w:ascii="Times New Roman" w:hAnsi="Times New Roman"/>
          <w:color w:val="000000"/>
        </w:rPr>
        <w:t>needs to reflect that (Excitement hypothesis, Gentile et al., 2012</w:t>
      </w:r>
      <w:r w:rsidR="00EE45A6">
        <w:rPr>
          <w:rFonts w:ascii="Times New Roman" w:hAnsi="Times New Roman"/>
          <w:color w:val="000000"/>
        </w:rPr>
        <w:t>, p. 63</w:t>
      </w:r>
      <w:r w:rsidR="009005D2">
        <w:rPr>
          <w:rFonts w:ascii="Times New Roman" w:hAnsi="Times New Roman"/>
          <w:color w:val="000000"/>
        </w:rPr>
        <w:t>; Rushkoff, 2010</w:t>
      </w:r>
      <w:r w:rsidR="00FA773A" w:rsidRPr="00712848">
        <w:rPr>
          <w:rFonts w:ascii="Times New Roman" w:hAnsi="Times New Roman"/>
          <w:color w:val="000000"/>
        </w:rPr>
        <w:t>).</w:t>
      </w:r>
      <w:r w:rsidR="00EE45A6">
        <w:rPr>
          <w:rFonts w:ascii="Times New Roman" w:hAnsi="Times New Roman"/>
          <w:color w:val="000000"/>
        </w:rPr>
        <w:t xml:space="preserve"> </w:t>
      </w:r>
      <w:r w:rsidR="00031F2D">
        <w:rPr>
          <w:rFonts w:ascii="Times New Roman" w:hAnsi="Times New Roman"/>
          <w:color w:val="000000"/>
        </w:rPr>
        <w:t xml:space="preserve">It is time we change the current educational paradigm to be more engaging, more enjoyable, and more effective. The most </w:t>
      </w:r>
      <w:r w:rsidR="00031F2D" w:rsidRPr="00031F2D">
        <w:rPr>
          <w:rFonts w:ascii="Times New Roman" w:hAnsi="Times New Roman"/>
          <w:color w:val="000000"/>
        </w:rPr>
        <w:t>efficacious</w:t>
      </w:r>
      <w:r w:rsidR="00031F2D">
        <w:rPr>
          <w:rFonts w:ascii="Times New Roman" w:hAnsi="Times New Roman"/>
          <w:color w:val="000000"/>
        </w:rPr>
        <w:t xml:space="preserve"> way to instill positive change is through holistic gaming, and </w:t>
      </w:r>
      <w:r w:rsidR="007D50DE">
        <w:rPr>
          <w:rFonts w:ascii="Times New Roman" w:hAnsi="Times New Roman"/>
          <w:color w:val="000000"/>
        </w:rPr>
        <w:t>in order to</w:t>
      </w:r>
      <w:r w:rsidR="00031F2D">
        <w:rPr>
          <w:rFonts w:ascii="Times New Roman" w:hAnsi="Times New Roman"/>
          <w:color w:val="000000"/>
        </w:rPr>
        <w:t xml:space="preserve"> instill holistic gaming and make it successful, the world </w:t>
      </w:r>
      <w:r w:rsidR="007D50DE">
        <w:rPr>
          <w:rFonts w:ascii="Times New Roman" w:hAnsi="Times New Roman"/>
          <w:color w:val="000000"/>
        </w:rPr>
        <w:t xml:space="preserve">requires </w:t>
      </w:r>
      <w:r w:rsidR="00031F2D">
        <w:rPr>
          <w:rFonts w:ascii="Times New Roman" w:hAnsi="Times New Roman"/>
          <w:color w:val="000000"/>
        </w:rPr>
        <w:t>gamers. Gamers are needed to design the games. Gamers a</w:t>
      </w:r>
      <w:r w:rsidR="005C6C98">
        <w:rPr>
          <w:rFonts w:ascii="Times New Roman" w:hAnsi="Times New Roman"/>
          <w:color w:val="000000"/>
        </w:rPr>
        <w:t>re needed to play the games. Most i</w:t>
      </w:r>
      <w:r w:rsidR="00CD0B8E">
        <w:rPr>
          <w:rFonts w:ascii="Times New Roman" w:hAnsi="Times New Roman"/>
          <w:color w:val="000000"/>
        </w:rPr>
        <w:t>mportantly, gamers are needed</w:t>
      </w:r>
      <w:r w:rsidR="005C6C98">
        <w:rPr>
          <w:rFonts w:ascii="Times New Roman" w:hAnsi="Times New Roman"/>
          <w:color w:val="000000"/>
        </w:rPr>
        <w:t xml:space="preserve"> for their natural abilities. Gamers are experts in solving puzzles, problems, and the like. It takes ~10,000 hours to become an expert in something, and if American students were to play video games instead of attending regular class from 5</w:t>
      </w:r>
      <w:r w:rsidR="005C6C98" w:rsidRPr="005C6C98">
        <w:rPr>
          <w:rFonts w:ascii="Times New Roman" w:hAnsi="Times New Roman"/>
          <w:color w:val="000000"/>
          <w:vertAlign w:val="superscript"/>
        </w:rPr>
        <w:t>th</w:t>
      </w:r>
      <w:r w:rsidR="005C6C98">
        <w:rPr>
          <w:rFonts w:ascii="Times New Roman" w:hAnsi="Times New Roman"/>
          <w:color w:val="000000"/>
        </w:rPr>
        <w:t xml:space="preserve"> to 12</w:t>
      </w:r>
      <w:r w:rsidR="005C6C98" w:rsidRPr="005C6C98">
        <w:rPr>
          <w:rFonts w:ascii="Times New Roman" w:hAnsi="Times New Roman"/>
          <w:color w:val="000000"/>
          <w:vertAlign w:val="superscript"/>
        </w:rPr>
        <w:t>th</w:t>
      </w:r>
      <w:r w:rsidR="005C6C98">
        <w:rPr>
          <w:rFonts w:ascii="Times New Roman" w:hAnsi="Times New Roman"/>
          <w:color w:val="000000"/>
        </w:rPr>
        <w:t xml:space="preserve"> grade, then they would be experts at playing video games by age 18 (McGonigal, 2011, p. 266-267). </w:t>
      </w:r>
      <w:r w:rsidR="00987A93">
        <w:rPr>
          <w:rFonts w:ascii="Times New Roman" w:hAnsi="Times New Roman"/>
          <w:color w:val="000000"/>
        </w:rPr>
        <w:t>In other words, these students would be expert problem solvers and decision makers by the end of high school</w:t>
      </w:r>
      <w:r w:rsidR="007D50DE">
        <w:rPr>
          <w:rFonts w:ascii="Times New Roman" w:hAnsi="Times New Roman"/>
          <w:color w:val="000000"/>
        </w:rPr>
        <w:t>, and they would be adept at handling and solving challenges</w:t>
      </w:r>
      <w:r w:rsidR="00987A93">
        <w:rPr>
          <w:rFonts w:ascii="Times New Roman" w:hAnsi="Times New Roman"/>
          <w:color w:val="000000"/>
        </w:rPr>
        <w:t xml:space="preserve">. </w:t>
      </w:r>
      <w:proofErr w:type="gramStart"/>
      <w:r w:rsidR="005C6C98">
        <w:rPr>
          <w:rFonts w:ascii="Times New Roman" w:hAnsi="Times New Roman"/>
          <w:color w:val="000000"/>
        </w:rPr>
        <w:t>Our world and existence are characterized by the fight to survive</w:t>
      </w:r>
      <w:proofErr w:type="gramEnd"/>
      <w:r w:rsidR="005C6C98">
        <w:rPr>
          <w:rFonts w:ascii="Times New Roman" w:hAnsi="Times New Roman"/>
          <w:color w:val="000000"/>
        </w:rPr>
        <w:t>. From the micro to the macro and everywhere in between, we experience pro</w:t>
      </w:r>
      <w:r w:rsidR="007D50DE">
        <w:rPr>
          <w:rFonts w:ascii="Times New Roman" w:hAnsi="Times New Roman"/>
          <w:color w:val="000000"/>
        </w:rPr>
        <w:t>blems on a day-to-day basis.</w:t>
      </w:r>
      <w:r w:rsidR="005C6C98">
        <w:rPr>
          <w:rFonts w:ascii="Times New Roman" w:hAnsi="Times New Roman"/>
          <w:color w:val="000000"/>
        </w:rPr>
        <w:t xml:space="preserve"> By training gamers, we create a force that is capable of tackl</w:t>
      </w:r>
      <w:r w:rsidR="007D50DE">
        <w:rPr>
          <w:rFonts w:ascii="Times New Roman" w:hAnsi="Times New Roman"/>
          <w:color w:val="000000"/>
        </w:rPr>
        <w:t>ing and solving humanity’s greatest</w:t>
      </w:r>
      <w:r w:rsidR="005C6C98">
        <w:rPr>
          <w:rFonts w:ascii="Times New Roman" w:hAnsi="Times New Roman"/>
          <w:color w:val="000000"/>
        </w:rPr>
        <w:t xml:space="preserve"> </w:t>
      </w:r>
      <w:r w:rsidR="007D50DE">
        <w:rPr>
          <w:rFonts w:ascii="Times New Roman" w:hAnsi="Times New Roman"/>
          <w:color w:val="000000"/>
        </w:rPr>
        <w:t>challenges</w:t>
      </w:r>
      <w:r w:rsidR="005C6C98">
        <w:rPr>
          <w:rFonts w:ascii="Times New Roman" w:hAnsi="Times New Roman"/>
          <w:color w:val="000000"/>
        </w:rPr>
        <w:t>.</w:t>
      </w:r>
    </w:p>
    <w:p w:rsidR="00CA0735" w:rsidRPr="00ED12EE" w:rsidRDefault="00F21D33" w:rsidP="00712848">
      <w:pPr>
        <w:spacing w:line="480" w:lineRule="auto"/>
        <w:contextualSpacing/>
        <w:rPr>
          <w:rFonts w:ascii="Times New Roman" w:hAnsi="Times New Roman"/>
          <w:color w:val="000000"/>
        </w:rPr>
      </w:pPr>
      <w:r>
        <w:rPr>
          <w:rFonts w:ascii="Times New Roman" w:eastAsiaTheme="minorEastAsia" w:hAnsi="Times New Roman"/>
          <w:color w:val="000000"/>
        </w:rPr>
        <w:tab/>
      </w:r>
      <w:r w:rsidR="005C6C98">
        <w:rPr>
          <w:rFonts w:ascii="Times New Roman" w:eastAsiaTheme="minorEastAsia" w:hAnsi="Times New Roman"/>
          <w:color w:val="000000"/>
        </w:rPr>
        <w:t>Through</w:t>
      </w:r>
      <w:r>
        <w:rPr>
          <w:rFonts w:ascii="Times New Roman" w:eastAsiaTheme="minorEastAsia" w:hAnsi="Times New Roman"/>
          <w:color w:val="000000"/>
        </w:rPr>
        <w:t xml:space="preserve"> their nature, gamers can possess increased cognitive abilities that allow them to navigate the world more efficiently; that is to say, </w:t>
      </w:r>
      <w:r w:rsidR="005C6C98">
        <w:rPr>
          <w:rFonts w:ascii="Times New Roman" w:eastAsiaTheme="minorEastAsia" w:hAnsi="Times New Roman"/>
          <w:color w:val="000000"/>
        </w:rPr>
        <w:t>their training</w:t>
      </w:r>
      <w:r>
        <w:rPr>
          <w:rFonts w:ascii="Times New Roman" w:eastAsiaTheme="minorEastAsia" w:hAnsi="Times New Roman"/>
          <w:color w:val="000000"/>
        </w:rPr>
        <w:t xml:space="preserve"> </w:t>
      </w:r>
      <w:r w:rsidR="005C6C98">
        <w:rPr>
          <w:rFonts w:ascii="Times New Roman" w:eastAsiaTheme="minorEastAsia" w:hAnsi="Times New Roman"/>
          <w:color w:val="000000"/>
        </w:rPr>
        <w:t>provides them with</w:t>
      </w:r>
      <w:r>
        <w:rPr>
          <w:rFonts w:ascii="Times New Roman" w:eastAsiaTheme="minorEastAsia" w:hAnsi="Times New Roman"/>
          <w:color w:val="000000"/>
        </w:rPr>
        <w:t xml:space="preserve"> </w:t>
      </w:r>
      <w:r w:rsidR="00977CE1">
        <w:rPr>
          <w:rFonts w:ascii="Times New Roman" w:eastAsiaTheme="minorEastAsia" w:hAnsi="Times New Roman"/>
          <w:color w:val="000000"/>
        </w:rPr>
        <w:t>enhanced</w:t>
      </w:r>
      <w:r>
        <w:rPr>
          <w:rFonts w:ascii="Times New Roman" w:eastAsiaTheme="minorEastAsia" w:hAnsi="Times New Roman"/>
          <w:color w:val="000000"/>
        </w:rPr>
        <w:t xml:space="preserve"> perceptional skills, </w:t>
      </w:r>
      <w:r w:rsidR="005C6C98">
        <w:rPr>
          <w:rFonts w:ascii="Times New Roman" w:eastAsiaTheme="minorEastAsia" w:hAnsi="Times New Roman"/>
          <w:color w:val="000000"/>
        </w:rPr>
        <w:t>the ability to</w:t>
      </w:r>
      <w:r>
        <w:rPr>
          <w:rFonts w:ascii="Times New Roman" w:eastAsiaTheme="minorEastAsia" w:hAnsi="Times New Roman"/>
          <w:color w:val="000000"/>
        </w:rPr>
        <w:t xml:space="preserve"> attend to points of stimuli quicker and more frequently, stronger memories, more effective problem-solving stratagems, and </w:t>
      </w:r>
      <w:r w:rsidR="00ED12EE">
        <w:rPr>
          <w:rFonts w:ascii="Times New Roman" w:eastAsiaTheme="minorEastAsia" w:hAnsi="Times New Roman"/>
          <w:color w:val="000000"/>
        </w:rPr>
        <w:t>various</w:t>
      </w:r>
      <w:r>
        <w:rPr>
          <w:rFonts w:ascii="Times New Roman" w:eastAsiaTheme="minorEastAsia" w:hAnsi="Times New Roman"/>
          <w:color w:val="000000"/>
        </w:rPr>
        <w:t xml:space="preserve"> </w:t>
      </w:r>
      <w:r w:rsidR="00ED12EE">
        <w:rPr>
          <w:rFonts w:ascii="Times New Roman" w:eastAsiaTheme="minorEastAsia" w:hAnsi="Times New Roman"/>
          <w:color w:val="000000"/>
        </w:rPr>
        <w:t>cognitive improvements</w:t>
      </w:r>
      <w:r>
        <w:rPr>
          <w:rFonts w:ascii="Times New Roman" w:eastAsiaTheme="minorEastAsia" w:hAnsi="Times New Roman"/>
          <w:color w:val="000000"/>
        </w:rPr>
        <w:t xml:space="preserve">. Gamers </w:t>
      </w:r>
      <w:r w:rsidR="009527EC">
        <w:rPr>
          <w:rFonts w:ascii="Times New Roman" w:eastAsiaTheme="minorEastAsia" w:hAnsi="Times New Roman"/>
          <w:color w:val="000000"/>
        </w:rPr>
        <w:t xml:space="preserve">voluntarily </w:t>
      </w:r>
      <w:r>
        <w:rPr>
          <w:rFonts w:ascii="Times New Roman" w:eastAsiaTheme="minorEastAsia" w:hAnsi="Times New Roman"/>
          <w:color w:val="000000"/>
        </w:rPr>
        <w:t xml:space="preserve">develop </w:t>
      </w:r>
      <w:r w:rsidR="009527EC">
        <w:rPr>
          <w:rFonts w:ascii="Times New Roman" w:eastAsiaTheme="minorEastAsia" w:hAnsi="Times New Roman"/>
          <w:color w:val="000000"/>
        </w:rPr>
        <w:t>this potential through consistently intense</w:t>
      </w:r>
      <w:r w:rsidR="00CF18CE">
        <w:rPr>
          <w:rFonts w:ascii="Times New Roman" w:eastAsiaTheme="minorEastAsia" w:hAnsi="Times New Roman"/>
          <w:color w:val="000000"/>
        </w:rPr>
        <w:t>,</w:t>
      </w:r>
      <w:r w:rsidR="009527EC">
        <w:rPr>
          <w:rFonts w:ascii="Times New Roman" w:eastAsiaTheme="minorEastAsia" w:hAnsi="Times New Roman"/>
          <w:color w:val="000000"/>
        </w:rPr>
        <w:t xml:space="preserve"> cognitive training. They </w:t>
      </w:r>
      <w:r w:rsidR="00987A93">
        <w:rPr>
          <w:rFonts w:ascii="Times New Roman" w:eastAsiaTheme="minorEastAsia" w:hAnsi="Times New Roman"/>
          <w:color w:val="000000"/>
        </w:rPr>
        <w:t>acquire a variety of knowledge and skills</w:t>
      </w:r>
      <w:r w:rsidR="009527EC">
        <w:rPr>
          <w:rFonts w:ascii="Times New Roman" w:eastAsiaTheme="minorEastAsia" w:hAnsi="Times New Roman"/>
          <w:color w:val="000000"/>
        </w:rPr>
        <w:t xml:space="preserve"> that allow them to move into any field, subject, or discipline that suits their specific interest</w:t>
      </w:r>
      <w:r w:rsidR="00987A93">
        <w:rPr>
          <w:rFonts w:ascii="Times New Roman" w:eastAsiaTheme="minorEastAsia" w:hAnsi="Times New Roman"/>
          <w:color w:val="000000"/>
        </w:rPr>
        <w:t>(</w:t>
      </w:r>
      <w:r w:rsidR="009527EC">
        <w:rPr>
          <w:rFonts w:ascii="Times New Roman" w:eastAsiaTheme="minorEastAsia" w:hAnsi="Times New Roman"/>
          <w:color w:val="000000"/>
        </w:rPr>
        <w:t>s</w:t>
      </w:r>
      <w:r w:rsidR="00987A93">
        <w:rPr>
          <w:rFonts w:ascii="Times New Roman" w:eastAsiaTheme="minorEastAsia" w:hAnsi="Times New Roman"/>
          <w:color w:val="000000"/>
        </w:rPr>
        <w:t>)</w:t>
      </w:r>
      <w:r w:rsidR="009527EC">
        <w:rPr>
          <w:rFonts w:ascii="Times New Roman" w:eastAsiaTheme="minorEastAsia" w:hAnsi="Times New Roman"/>
          <w:color w:val="000000"/>
        </w:rPr>
        <w:t xml:space="preserve">. </w:t>
      </w:r>
      <w:r w:rsidR="00977CE1">
        <w:rPr>
          <w:rFonts w:ascii="Times New Roman" w:eastAsiaTheme="minorEastAsia" w:hAnsi="Times New Roman"/>
          <w:color w:val="000000"/>
        </w:rPr>
        <w:t xml:space="preserve">For example, Child A understands and solves logic problems </w:t>
      </w:r>
      <w:r w:rsidR="0068630D">
        <w:rPr>
          <w:rFonts w:ascii="Times New Roman" w:eastAsiaTheme="minorEastAsia" w:hAnsi="Times New Roman"/>
          <w:color w:val="000000"/>
        </w:rPr>
        <w:t xml:space="preserve">as well as </w:t>
      </w:r>
      <w:r w:rsidR="00987A93">
        <w:rPr>
          <w:rFonts w:ascii="Times New Roman" w:eastAsiaTheme="minorEastAsia" w:hAnsi="Times New Roman"/>
          <w:color w:val="000000"/>
        </w:rPr>
        <w:t xml:space="preserve">holds </w:t>
      </w:r>
      <w:r w:rsidR="0068630D">
        <w:rPr>
          <w:rFonts w:ascii="Times New Roman" w:eastAsiaTheme="minorEastAsia" w:hAnsi="Times New Roman"/>
          <w:color w:val="000000"/>
        </w:rPr>
        <w:t>an exceptional memory</w:t>
      </w:r>
      <w:r w:rsidR="00977CE1">
        <w:rPr>
          <w:rFonts w:ascii="Times New Roman" w:eastAsiaTheme="minorEastAsia" w:hAnsi="Times New Roman"/>
          <w:color w:val="000000"/>
        </w:rPr>
        <w:t xml:space="preserve">, and so he or she becomes well suited as a lawyer. Child B excels at </w:t>
      </w:r>
      <w:r w:rsidR="000A3E4B">
        <w:rPr>
          <w:rFonts w:ascii="Times New Roman" w:eastAsiaTheme="minorEastAsia" w:hAnsi="Times New Roman"/>
          <w:color w:val="000000"/>
        </w:rPr>
        <w:t>kinesthetic</w:t>
      </w:r>
      <w:r w:rsidR="00977CE1">
        <w:rPr>
          <w:rFonts w:ascii="Times New Roman" w:eastAsiaTheme="minorEastAsia" w:hAnsi="Times New Roman"/>
          <w:color w:val="000000"/>
        </w:rPr>
        <w:t xml:space="preserve"> skills</w:t>
      </w:r>
      <w:r w:rsidR="00CF18CE">
        <w:rPr>
          <w:rFonts w:ascii="Times New Roman" w:eastAsiaTheme="minorEastAsia" w:hAnsi="Times New Roman"/>
          <w:color w:val="000000"/>
        </w:rPr>
        <w:t xml:space="preserve"> in addition to possessing </w:t>
      </w:r>
      <w:r w:rsidR="005965EC">
        <w:rPr>
          <w:rFonts w:ascii="Times New Roman" w:eastAsiaTheme="minorEastAsia" w:hAnsi="Times New Roman"/>
          <w:color w:val="000000"/>
        </w:rPr>
        <w:t>excellent</w:t>
      </w:r>
      <w:r w:rsidR="00CF18CE">
        <w:rPr>
          <w:rFonts w:ascii="Times New Roman" w:eastAsiaTheme="minorEastAsia" w:hAnsi="Times New Roman"/>
          <w:color w:val="000000"/>
        </w:rPr>
        <w:t xml:space="preserve"> attentional resources</w:t>
      </w:r>
      <w:r w:rsidR="00977CE1">
        <w:rPr>
          <w:rFonts w:ascii="Times New Roman" w:eastAsiaTheme="minorEastAsia" w:hAnsi="Times New Roman"/>
          <w:color w:val="000000"/>
        </w:rPr>
        <w:t xml:space="preserve">, and his or her “life’s calling” is to operate a da Vinci Surgical System. Perhaps Child C doesn’t fit into one area perfectly, and so he or she assumes a life of multiple jobs and skills. </w:t>
      </w:r>
      <w:r w:rsidR="00CF18CE">
        <w:rPr>
          <w:rFonts w:ascii="Times New Roman" w:eastAsiaTheme="minorEastAsia" w:hAnsi="Times New Roman"/>
          <w:color w:val="000000"/>
        </w:rPr>
        <w:t>Ultimately</w:t>
      </w:r>
      <w:r w:rsidR="00ED12EE">
        <w:rPr>
          <w:rFonts w:ascii="Times New Roman" w:eastAsiaTheme="minorEastAsia" w:hAnsi="Times New Roman"/>
          <w:color w:val="000000"/>
        </w:rPr>
        <w:t xml:space="preserve">, all of these Children </w:t>
      </w:r>
      <w:r w:rsidR="00CF18CE">
        <w:rPr>
          <w:rFonts w:ascii="Times New Roman" w:eastAsiaTheme="minorEastAsia" w:hAnsi="Times New Roman"/>
          <w:color w:val="000000"/>
        </w:rPr>
        <w:t>have</w:t>
      </w:r>
      <w:r w:rsidR="00ED12EE">
        <w:rPr>
          <w:rFonts w:ascii="Times New Roman" w:eastAsiaTheme="minorEastAsia" w:hAnsi="Times New Roman"/>
          <w:color w:val="000000"/>
        </w:rPr>
        <w:t xml:space="preserve"> played a variety of video g</w:t>
      </w:r>
      <w:r w:rsidR="00CF18CE">
        <w:rPr>
          <w:rFonts w:ascii="Times New Roman" w:eastAsiaTheme="minorEastAsia" w:hAnsi="Times New Roman"/>
          <w:color w:val="000000"/>
        </w:rPr>
        <w:t>ames over a long period of time, which has made them experts in solving problems and puzzles as well as helping</w:t>
      </w:r>
      <w:r w:rsidR="00ED12EE">
        <w:rPr>
          <w:rFonts w:ascii="Times New Roman" w:eastAsiaTheme="minorEastAsia" w:hAnsi="Times New Roman"/>
          <w:color w:val="000000"/>
        </w:rPr>
        <w:t xml:space="preserve"> them find their niche and succeed in life.</w:t>
      </w:r>
    </w:p>
    <w:p w:rsidR="008D0584" w:rsidRDefault="00CA0735" w:rsidP="00712848">
      <w:pPr>
        <w:spacing w:line="480" w:lineRule="auto"/>
        <w:contextualSpacing/>
        <w:rPr>
          <w:rFonts w:ascii="Times New Roman" w:eastAsiaTheme="minorEastAsia" w:hAnsi="Times New Roman"/>
          <w:b/>
          <w:color w:val="000000"/>
        </w:rPr>
      </w:pPr>
      <w:r w:rsidRPr="00923649">
        <w:rPr>
          <w:rFonts w:ascii="Times New Roman" w:eastAsiaTheme="minorEastAsia" w:hAnsi="Times New Roman"/>
          <w:b/>
          <w:color w:val="000000"/>
        </w:rPr>
        <w:t>Story of the Horseshoe</w:t>
      </w:r>
    </w:p>
    <w:p w:rsidR="00372CD6" w:rsidRDefault="008D0584" w:rsidP="00E15003">
      <w:pPr>
        <w:spacing w:line="480" w:lineRule="auto"/>
        <w:ind w:firstLine="720"/>
        <w:contextualSpacing/>
        <w:rPr>
          <w:rFonts w:ascii="Times New Roman" w:eastAsiaTheme="minorEastAsia" w:hAnsi="Times New Roman"/>
          <w:color w:val="000000"/>
        </w:rPr>
      </w:pPr>
      <w:r>
        <w:rPr>
          <w:rFonts w:ascii="Times New Roman" w:eastAsiaTheme="minorEastAsia" w:hAnsi="Times New Roman"/>
          <w:color w:val="000000"/>
        </w:rPr>
        <w:t>The St</w:t>
      </w:r>
      <w:r w:rsidR="00372CD6">
        <w:rPr>
          <w:rFonts w:ascii="Times New Roman" w:eastAsiaTheme="minorEastAsia" w:hAnsi="Times New Roman"/>
          <w:color w:val="000000"/>
        </w:rPr>
        <w:t>ory of the Horseshoe (SotH) is</w:t>
      </w:r>
      <w:r w:rsidR="00ED12EE">
        <w:rPr>
          <w:rFonts w:ascii="Times New Roman" w:eastAsiaTheme="minorEastAsia" w:hAnsi="Times New Roman"/>
          <w:color w:val="000000"/>
        </w:rPr>
        <w:t xml:space="preserve"> </w:t>
      </w:r>
      <w:r w:rsidR="00CE707D">
        <w:rPr>
          <w:rFonts w:ascii="Times New Roman" w:eastAsiaTheme="minorEastAsia" w:hAnsi="Times New Roman"/>
          <w:color w:val="000000"/>
        </w:rPr>
        <w:t>a theoretical</w:t>
      </w:r>
      <w:r w:rsidR="00B60987">
        <w:rPr>
          <w:rFonts w:ascii="Times New Roman" w:eastAsiaTheme="minorEastAsia" w:hAnsi="Times New Roman"/>
          <w:color w:val="000000"/>
        </w:rPr>
        <w:t xml:space="preserve"> example of a holistic game. The SotH was conceived in Heidi Rae Cooley and Duncan Buell’s </w:t>
      </w:r>
      <w:r w:rsidR="00B60987">
        <w:rPr>
          <w:rFonts w:ascii="Times New Roman" w:eastAsiaTheme="minorEastAsia" w:hAnsi="Times New Roman"/>
          <w:i/>
          <w:color w:val="000000"/>
        </w:rPr>
        <w:t>Gaming the Humanities</w:t>
      </w:r>
      <w:r w:rsidR="00B60987">
        <w:rPr>
          <w:rFonts w:ascii="Times New Roman" w:eastAsiaTheme="minorEastAsia" w:hAnsi="Times New Roman"/>
          <w:color w:val="000000"/>
        </w:rPr>
        <w:t xml:space="preserve"> class, alongside and apart from the critical interactive </w:t>
      </w:r>
      <w:r w:rsidR="00B60987">
        <w:rPr>
          <w:rFonts w:ascii="Times New Roman" w:eastAsiaTheme="minorEastAsia" w:hAnsi="Times New Roman"/>
          <w:i/>
          <w:color w:val="000000"/>
        </w:rPr>
        <w:t>Ghosts of the Horseshoe</w:t>
      </w:r>
      <w:r w:rsidR="00B60987">
        <w:rPr>
          <w:rFonts w:ascii="Times New Roman" w:eastAsiaTheme="minorEastAsia" w:hAnsi="Times New Roman"/>
          <w:color w:val="000000"/>
        </w:rPr>
        <w:t>.</w:t>
      </w:r>
      <w:r w:rsidR="00ED12EE">
        <w:rPr>
          <w:rFonts w:ascii="Times New Roman" w:eastAsiaTheme="minorEastAsia" w:hAnsi="Times New Roman"/>
          <w:color w:val="000000"/>
        </w:rPr>
        <w:t xml:space="preserve"> </w:t>
      </w:r>
      <w:r w:rsidR="00B60987">
        <w:rPr>
          <w:rFonts w:ascii="Times New Roman" w:eastAsiaTheme="minorEastAsia" w:hAnsi="Times New Roman"/>
          <w:color w:val="000000"/>
        </w:rPr>
        <w:t>SotH</w:t>
      </w:r>
      <w:r w:rsidR="00ED12EE">
        <w:rPr>
          <w:rFonts w:ascii="Times New Roman" w:eastAsiaTheme="minorEastAsia" w:hAnsi="Times New Roman"/>
          <w:color w:val="000000"/>
        </w:rPr>
        <w:t xml:space="preserve"> is</w:t>
      </w:r>
      <w:r w:rsidR="00372CD6">
        <w:rPr>
          <w:rFonts w:ascii="Times New Roman" w:eastAsiaTheme="minorEastAsia" w:hAnsi="Times New Roman"/>
          <w:color w:val="000000"/>
        </w:rPr>
        <w:t xml:space="preserve"> designed to accomplish two tasks. First</w:t>
      </w:r>
      <w:r w:rsidR="006A4207">
        <w:rPr>
          <w:rFonts w:ascii="Times New Roman" w:eastAsiaTheme="minorEastAsia" w:hAnsi="Times New Roman"/>
          <w:color w:val="000000"/>
        </w:rPr>
        <w:t>, the SotH is an attempt to ‘game,’ i.e. manipulate, the humanities (Game, n.d.). The humanities are various disciplines, e.g. literature and philosophy</w:t>
      </w:r>
      <w:proofErr w:type="gramStart"/>
      <w:r w:rsidR="006A4207">
        <w:rPr>
          <w:rFonts w:ascii="Times New Roman" w:eastAsiaTheme="minorEastAsia" w:hAnsi="Times New Roman"/>
          <w:color w:val="000000"/>
        </w:rPr>
        <w:t>, that study the human condition</w:t>
      </w:r>
      <w:proofErr w:type="gramEnd"/>
      <w:r w:rsidR="00E15003">
        <w:rPr>
          <w:rFonts w:ascii="Times New Roman" w:eastAsiaTheme="minorEastAsia" w:hAnsi="Times New Roman"/>
          <w:color w:val="000000"/>
        </w:rPr>
        <w:t xml:space="preserve"> (Humanity, n.d.)</w:t>
      </w:r>
      <w:r w:rsidR="006A4207">
        <w:rPr>
          <w:rFonts w:ascii="Times New Roman" w:eastAsiaTheme="minorEastAsia" w:hAnsi="Times New Roman"/>
          <w:color w:val="000000"/>
        </w:rPr>
        <w:t>. These academic disciplines study social, cultural, and persona</w:t>
      </w:r>
      <w:r w:rsidR="009A3A36">
        <w:rPr>
          <w:rFonts w:ascii="Times New Roman" w:eastAsiaTheme="minorEastAsia" w:hAnsi="Times New Roman"/>
          <w:color w:val="000000"/>
        </w:rPr>
        <w:t>l experiences of human beings, and t</w:t>
      </w:r>
      <w:r w:rsidR="006A4207">
        <w:rPr>
          <w:rFonts w:ascii="Times New Roman" w:eastAsiaTheme="minorEastAsia" w:hAnsi="Times New Roman"/>
          <w:color w:val="000000"/>
        </w:rPr>
        <w:t xml:space="preserve">hey use analytical, critical, and speculative philosophy to analyze the human condition. The idea is to ‘game’ these </w:t>
      </w:r>
      <w:r w:rsidR="00485070">
        <w:rPr>
          <w:rFonts w:ascii="Times New Roman" w:eastAsiaTheme="minorEastAsia" w:hAnsi="Times New Roman"/>
          <w:color w:val="000000"/>
        </w:rPr>
        <w:t>disciplines</w:t>
      </w:r>
      <w:r w:rsidR="006A4207">
        <w:rPr>
          <w:rFonts w:ascii="Times New Roman" w:eastAsiaTheme="minorEastAsia" w:hAnsi="Times New Roman"/>
          <w:color w:val="000000"/>
        </w:rPr>
        <w:t xml:space="preserve"> and examine the human condition through a game</w:t>
      </w:r>
      <w:r w:rsidR="00E15003">
        <w:rPr>
          <w:rFonts w:ascii="Times New Roman" w:eastAsiaTheme="minorEastAsia" w:hAnsi="Times New Roman"/>
          <w:color w:val="000000"/>
        </w:rPr>
        <w:t>, i.e. the SotH, which consists of various methods and styles</w:t>
      </w:r>
      <w:r w:rsidR="00B60987">
        <w:rPr>
          <w:rFonts w:ascii="Times New Roman" w:eastAsiaTheme="minorEastAsia" w:hAnsi="Times New Roman"/>
          <w:color w:val="000000"/>
        </w:rPr>
        <w:t>, i.e. games,</w:t>
      </w:r>
      <w:r w:rsidR="00E15003">
        <w:rPr>
          <w:rFonts w:ascii="Times New Roman" w:eastAsiaTheme="minorEastAsia" w:hAnsi="Times New Roman"/>
          <w:color w:val="000000"/>
        </w:rPr>
        <w:t xml:space="preserve"> that test human </w:t>
      </w:r>
      <w:r w:rsidR="00B60987">
        <w:rPr>
          <w:rFonts w:ascii="Times New Roman" w:eastAsiaTheme="minorEastAsia" w:hAnsi="Times New Roman"/>
          <w:color w:val="000000"/>
        </w:rPr>
        <w:t>rationality</w:t>
      </w:r>
      <w:r w:rsidR="00E15003">
        <w:rPr>
          <w:rFonts w:ascii="Times New Roman" w:eastAsiaTheme="minorEastAsia" w:hAnsi="Times New Roman"/>
          <w:color w:val="000000"/>
        </w:rPr>
        <w:t>,</w:t>
      </w:r>
      <w:r w:rsidR="00B60987">
        <w:rPr>
          <w:rFonts w:ascii="Times New Roman" w:eastAsiaTheme="minorEastAsia" w:hAnsi="Times New Roman"/>
          <w:color w:val="000000"/>
        </w:rPr>
        <w:t xml:space="preserve"> situational perspective, cognitive abilities,</w:t>
      </w:r>
      <w:r w:rsidR="00E15003">
        <w:rPr>
          <w:rFonts w:ascii="Times New Roman" w:eastAsiaTheme="minorEastAsia" w:hAnsi="Times New Roman"/>
          <w:color w:val="000000"/>
        </w:rPr>
        <w:t xml:space="preserve"> and </w:t>
      </w:r>
      <w:r w:rsidR="00B60987">
        <w:rPr>
          <w:rFonts w:ascii="Times New Roman" w:eastAsiaTheme="minorEastAsia" w:hAnsi="Times New Roman"/>
          <w:color w:val="000000"/>
        </w:rPr>
        <w:t>educational understanding via content and context</w:t>
      </w:r>
      <w:r w:rsidR="00E15003">
        <w:rPr>
          <w:rFonts w:ascii="Times New Roman" w:eastAsiaTheme="minorEastAsia" w:hAnsi="Times New Roman"/>
          <w:color w:val="000000"/>
        </w:rPr>
        <w:t xml:space="preserve">. </w:t>
      </w:r>
    </w:p>
    <w:p w:rsidR="00E15003" w:rsidRDefault="00372CD6" w:rsidP="006A4207">
      <w:pPr>
        <w:spacing w:line="480" w:lineRule="auto"/>
        <w:ind w:firstLine="720"/>
        <w:contextualSpacing/>
        <w:rPr>
          <w:rFonts w:ascii="Times New Roman" w:eastAsiaTheme="minorEastAsia" w:hAnsi="Times New Roman"/>
          <w:color w:val="000000"/>
        </w:rPr>
      </w:pPr>
      <w:r>
        <w:rPr>
          <w:rFonts w:ascii="Times New Roman" w:eastAsiaTheme="minorEastAsia" w:hAnsi="Times New Roman"/>
          <w:color w:val="000000"/>
        </w:rPr>
        <w:t>Second</w:t>
      </w:r>
      <w:r w:rsidR="006A4207">
        <w:rPr>
          <w:rFonts w:ascii="Times New Roman" w:eastAsiaTheme="minorEastAsia" w:hAnsi="Times New Roman"/>
          <w:color w:val="000000"/>
        </w:rPr>
        <w:t>, the game is a</w:t>
      </w:r>
      <w:r w:rsidR="008D0584">
        <w:rPr>
          <w:rFonts w:ascii="Times New Roman" w:eastAsiaTheme="minorEastAsia" w:hAnsi="Times New Roman"/>
          <w:color w:val="000000"/>
        </w:rPr>
        <w:t xml:space="preserve"> model—the beta version—for a concept: the creation of a complete systems learning game. The SotH is designed to inform and train people about the natural world through a virtual world. </w:t>
      </w:r>
      <w:r w:rsidR="00E15003">
        <w:rPr>
          <w:rFonts w:ascii="Times New Roman" w:eastAsiaTheme="minorEastAsia" w:hAnsi="Times New Roman"/>
          <w:color w:val="000000"/>
        </w:rPr>
        <w:t xml:space="preserve">The SotH starts with the player walking onto the Horseshoe, and as the player walks around, he or she sees objects or ‘stories’ </w:t>
      </w:r>
      <w:r w:rsidR="009A3A36">
        <w:rPr>
          <w:rFonts w:ascii="Times New Roman" w:eastAsiaTheme="minorEastAsia" w:hAnsi="Times New Roman"/>
          <w:color w:val="000000"/>
        </w:rPr>
        <w:t>to interact with and play through. Each object</w:t>
      </w:r>
      <w:r w:rsidR="00B60987">
        <w:rPr>
          <w:rFonts w:ascii="Times New Roman" w:eastAsiaTheme="minorEastAsia" w:hAnsi="Times New Roman"/>
          <w:color w:val="000000"/>
        </w:rPr>
        <w:t xml:space="preserve"> </w:t>
      </w:r>
      <w:r w:rsidR="009A3A36">
        <w:rPr>
          <w:rFonts w:ascii="Times New Roman" w:eastAsiaTheme="minorEastAsia" w:hAnsi="Times New Roman"/>
          <w:color w:val="000000"/>
        </w:rPr>
        <w:t>or story</w:t>
      </w:r>
      <w:r w:rsidR="00B60987">
        <w:rPr>
          <w:rFonts w:ascii="Times New Roman" w:eastAsiaTheme="minorEastAsia" w:hAnsi="Times New Roman"/>
          <w:color w:val="000000"/>
        </w:rPr>
        <w:t xml:space="preserve">, e.g. an oak tree, </w:t>
      </w:r>
      <w:r w:rsidR="009A3A36">
        <w:rPr>
          <w:rFonts w:ascii="Times New Roman" w:eastAsiaTheme="minorEastAsia" w:hAnsi="Times New Roman"/>
          <w:color w:val="000000"/>
        </w:rPr>
        <w:t xml:space="preserve">is unique in its gameplay, i.e. </w:t>
      </w:r>
      <w:r w:rsidR="00B60987">
        <w:rPr>
          <w:rFonts w:ascii="Times New Roman" w:eastAsiaTheme="minorEastAsia" w:hAnsi="Times New Roman"/>
          <w:color w:val="000000"/>
        </w:rPr>
        <w:t>how the player interacts with the environment and</w:t>
      </w:r>
      <w:r w:rsidR="009A3A36">
        <w:rPr>
          <w:rFonts w:ascii="Times New Roman" w:eastAsiaTheme="minorEastAsia" w:hAnsi="Times New Roman"/>
          <w:color w:val="000000"/>
        </w:rPr>
        <w:t xml:space="preserve"> what the player experiences and learns. </w:t>
      </w:r>
      <w:r w:rsidR="00753D34">
        <w:rPr>
          <w:rFonts w:ascii="Times New Roman" w:eastAsiaTheme="minorEastAsia" w:hAnsi="Times New Roman"/>
          <w:color w:val="000000"/>
        </w:rPr>
        <w:t xml:space="preserve">Yet, it combines these games and stories with other objects and stories on the Horseshoe to create the experience of “life” on the Horseshoe. Examples of games and stories include: foraging </w:t>
      </w:r>
      <w:r w:rsidR="009775DF">
        <w:rPr>
          <w:rFonts w:ascii="Times New Roman" w:eastAsiaTheme="minorEastAsia" w:hAnsi="Times New Roman"/>
          <w:color w:val="000000"/>
        </w:rPr>
        <w:t>as ants,</w:t>
      </w:r>
      <w:r w:rsidR="00753D34">
        <w:rPr>
          <w:rFonts w:ascii="Times New Roman" w:eastAsiaTheme="minorEastAsia" w:hAnsi="Times New Roman"/>
          <w:color w:val="000000"/>
        </w:rPr>
        <w:t xml:space="preserve"> running through trees as a squirrel, </w:t>
      </w:r>
      <w:r w:rsidR="009775DF">
        <w:rPr>
          <w:rFonts w:ascii="Times New Roman" w:eastAsiaTheme="minorEastAsia" w:hAnsi="Times New Roman"/>
          <w:color w:val="000000"/>
        </w:rPr>
        <w:t>hunting as a hawk, constructing</w:t>
      </w:r>
      <w:r w:rsidR="00753D34">
        <w:rPr>
          <w:rFonts w:ascii="Times New Roman" w:eastAsiaTheme="minorEastAsia" w:hAnsi="Times New Roman"/>
          <w:color w:val="000000"/>
        </w:rPr>
        <w:t xml:space="preserve"> building</w:t>
      </w:r>
      <w:r w:rsidR="009775DF">
        <w:rPr>
          <w:rFonts w:ascii="Times New Roman" w:eastAsiaTheme="minorEastAsia" w:hAnsi="Times New Roman"/>
          <w:color w:val="000000"/>
        </w:rPr>
        <w:t>s</w:t>
      </w:r>
      <w:r w:rsidR="00753D34">
        <w:rPr>
          <w:rFonts w:ascii="Times New Roman" w:eastAsiaTheme="minorEastAsia" w:hAnsi="Times New Roman"/>
          <w:color w:val="000000"/>
        </w:rPr>
        <w:t xml:space="preserve"> during the late 18</w:t>
      </w:r>
      <w:r w:rsidR="00753D34" w:rsidRPr="00753D34">
        <w:rPr>
          <w:rFonts w:ascii="Times New Roman" w:eastAsiaTheme="minorEastAsia" w:hAnsi="Times New Roman"/>
          <w:color w:val="000000"/>
          <w:vertAlign w:val="superscript"/>
        </w:rPr>
        <w:t>th</w:t>
      </w:r>
      <w:r w:rsidR="00987A93">
        <w:rPr>
          <w:rFonts w:ascii="Times New Roman" w:eastAsiaTheme="minorEastAsia" w:hAnsi="Times New Roman"/>
          <w:color w:val="000000"/>
        </w:rPr>
        <w:t xml:space="preserve"> and </w:t>
      </w:r>
      <w:r w:rsidR="00753D34">
        <w:rPr>
          <w:rFonts w:ascii="Times New Roman" w:eastAsiaTheme="minorEastAsia" w:hAnsi="Times New Roman"/>
          <w:color w:val="000000"/>
        </w:rPr>
        <w:t>early 19</w:t>
      </w:r>
      <w:r w:rsidR="00753D34" w:rsidRPr="00753D34">
        <w:rPr>
          <w:rFonts w:ascii="Times New Roman" w:eastAsiaTheme="minorEastAsia" w:hAnsi="Times New Roman"/>
          <w:color w:val="000000"/>
          <w:vertAlign w:val="superscript"/>
        </w:rPr>
        <w:t>th</w:t>
      </w:r>
      <w:r w:rsidR="00753D34">
        <w:rPr>
          <w:rFonts w:ascii="Times New Roman" w:eastAsiaTheme="minorEastAsia" w:hAnsi="Times New Roman"/>
          <w:color w:val="000000"/>
        </w:rPr>
        <w:t xml:space="preserve"> centuries</w:t>
      </w:r>
      <w:r w:rsidR="006E1CB3">
        <w:rPr>
          <w:rFonts w:ascii="Times New Roman" w:eastAsiaTheme="minorEastAsia" w:hAnsi="Times New Roman"/>
          <w:color w:val="000000"/>
        </w:rPr>
        <w:t xml:space="preserve"> as slaves</w:t>
      </w:r>
      <w:r w:rsidR="00753D34">
        <w:rPr>
          <w:rFonts w:ascii="Times New Roman" w:eastAsiaTheme="minorEastAsia" w:hAnsi="Times New Roman"/>
          <w:color w:val="000000"/>
        </w:rPr>
        <w:t xml:space="preserve">, growing as a plant or tree, individual stories from the bricks with names and dates on them, attending class, </w:t>
      </w:r>
      <w:r w:rsidR="009775DF">
        <w:rPr>
          <w:rFonts w:ascii="Times New Roman" w:eastAsiaTheme="minorEastAsia" w:hAnsi="Times New Roman"/>
          <w:color w:val="000000"/>
        </w:rPr>
        <w:t xml:space="preserve">listening to music on an iPod, </w:t>
      </w:r>
      <w:r w:rsidR="00753D34">
        <w:rPr>
          <w:rFonts w:ascii="Times New Roman" w:eastAsiaTheme="minorEastAsia" w:hAnsi="Times New Roman"/>
          <w:color w:val="000000"/>
        </w:rPr>
        <w:t>throwing a Frisbee, special events, and of</w:t>
      </w:r>
      <w:r w:rsidR="009775DF">
        <w:rPr>
          <w:rFonts w:ascii="Times New Roman" w:eastAsiaTheme="minorEastAsia" w:hAnsi="Times New Roman"/>
          <w:color w:val="000000"/>
        </w:rPr>
        <w:t xml:space="preserve"> course, human interactions, which all contribute to the player’s reflection on humanity and life.</w:t>
      </w:r>
      <w:r w:rsidR="000B7EBE">
        <w:rPr>
          <w:rFonts w:ascii="Times New Roman" w:eastAsiaTheme="minorEastAsia" w:hAnsi="Times New Roman"/>
          <w:color w:val="000000"/>
        </w:rPr>
        <w:t xml:space="preserve"> In essence, the player works through personal challenges </w:t>
      </w:r>
      <w:r w:rsidR="00C1567C">
        <w:rPr>
          <w:rFonts w:ascii="Times New Roman" w:eastAsiaTheme="minorEastAsia" w:hAnsi="Times New Roman"/>
          <w:color w:val="000000"/>
        </w:rPr>
        <w:t>in the form of various games, which</w:t>
      </w:r>
      <w:r w:rsidR="000B7EBE">
        <w:rPr>
          <w:rFonts w:ascii="Times New Roman" w:eastAsiaTheme="minorEastAsia" w:hAnsi="Times New Roman"/>
          <w:color w:val="000000"/>
        </w:rPr>
        <w:t xml:space="preserve"> </w:t>
      </w:r>
      <w:r w:rsidR="00C1567C">
        <w:rPr>
          <w:rFonts w:ascii="Times New Roman" w:eastAsiaTheme="minorEastAsia" w:hAnsi="Times New Roman"/>
          <w:color w:val="000000"/>
        </w:rPr>
        <w:t>reveal</w:t>
      </w:r>
      <w:r w:rsidR="000B7EBE">
        <w:rPr>
          <w:rFonts w:ascii="Times New Roman" w:eastAsiaTheme="minorEastAsia" w:hAnsi="Times New Roman"/>
          <w:color w:val="000000"/>
        </w:rPr>
        <w:t xml:space="preserve"> </w:t>
      </w:r>
      <w:r w:rsidR="00C1567C">
        <w:rPr>
          <w:rFonts w:ascii="Times New Roman" w:eastAsiaTheme="minorEastAsia" w:hAnsi="Times New Roman"/>
          <w:color w:val="000000"/>
        </w:rPr>
        <w:t>him</w:t>
      </w:r>
      <w:r w:rsidR="000B7EBE">
        <w:rPr>
          <w:rFonts w:ascii="Times New Roman" w:eastAsiaTheme="minorEastAsia" w:hAnsi="Times New Roman"/>
          <w:color w:val="000000"/>
        </w:rPr>
        <w:t xml:space="preserve"> or </w:t>
      </w:r>
      <w:r w:rsidR="00C1567C">
        <w:rPr>
          <w:rFonts w:ascii="Times New Roman" w:eastAsiaTheme="minorEastAsia" w:hAnsi="Times New Roman"/>
          <w:color w:val="000000"/>
        </w:rPr>
        <w:t>her</w:t>
      </w:r>
      <w:r w:rsidR="000B7EBE">
        <w:rPr>
          <w:rFonts w:ascii="Times New Roman" w:eastAsiaTheme="minorEastAsia" w:hAnsi="Times New Roman"/>
          <w:color w:val="000000"/>
        </w:rPr>
        <w:t xml:space="preserve"> as part of greater ecology, history, and society.</w:t>
      </w:r>
    </w:p>
    <w:p w:rsidR="00A227D4" w:rsidRPr="00AF51DC" w:rsidRDefault="009775DF" w:rsidP="00AF51DC">
      <w:pPr>
        <w:spacing w:line="480" w:lineRule="auto"/>
        <w:ind w:firstLine="720"/>
        <w:contextualSpacing/>
        <w:rPr>
          <w:rFonts w:ascii="Times New Roman" w:eastAsiaTheme="minorEastAsia" w:hAnsi="Times New Roman"/>
          <w:color w:val="000000"/>
        </w:rPr>
      </w:pPr>
      <w:r>
        <w:rPr>
          <w:rFonts w:ascii="Times New Roman" w:eastAsiaTheme="minorEastAsia" w:hAnsi="Times New Roman"/>
          <w:color w:val="000000"/>
        </w:rPr>
        <w:t>To understand the SotH in another perspective, numerous mini-games create a large</w:t>
      </w:r>
      <w:r w:rsidR="00987A93">
        <w:rPr>
          <w:rFonts w:ascii="Times New Roman" w:eastAsiaTheme="minorEastAsia" w:hAnsi="Times New Roman"/>
          <w:color w:val="000000"/>
        </w:rPr>
        <w:t>r</w:t>
      </w:r>
      <w:r>
        <w:rPr>
          <w:rFonts w:ascii="Times New Roman" w:eastAsiaTheme="minorEastAsia" w:hAnsi="Times New Roman"/>
          <w:color w:val="000000"/>
        </w:rPr>
        <w:t>, more involved game. These mini-games are distinctly different, but they intertwine to create</w:t>
      </w:r>
      <w:r w:rsidR="000E3A83">
        <w:rPr>
          <w:rFonts w:ascii="Times New Roman" w:eastAsiaTheme="minorEastAsia" w:hAnsi="Times New Roman"/>
          <w:color w:val="000000"/>
        </w:rPr>
        <w:t xml:space="preserve"> a</w:t>
      </w:r>
      <w:r>
        <w:rPr>
          <w:rFonts w:ascii="Times New Roman" w:eastAsiaTheme="minorEastAsia" w:hAnsi="Times New Roman"/>
          <w:color w:val="000000"/>
        </w:rPr>
        <w:t xml:space="preserve"> unified experience, e.g. </w:t>
      </w:r>
      <w:r>
        <w:rPr>
          <w:rFonts w:ascii="Times New Roman" w:eastAsiaTheme="minorEastAsia" w:hAnsi="Times New Roman"/>
          <w:i/>
          <w:color w:val="000000"/>
        </w:rPr>
        <w:t>Mario Party</w:t>
      </w:r>
      <w:r>
        <w:rPr>
          <w:rFonts w:ascii="Times New Roman" w:eastAsiaTheme="minorEastAsia" w:hAnsi="Times New Roman"/>
          <w:color w:val="000000"/>
        </w:rPr>
        <w:t>.</w:t>
      </w:r>
      <w:r w:rsidR="005C6C98">
        <w:rPr>
          <w:rFonts w:ascii="Times New Roman" w:eastAsiaTheme="minorEastAsia" w:hAnsi="Times New Roman"/>
          <w:color w:val="000000"/>
        </w:rPr>
        <w:t xml:space="preserve"> As Green and Bavelier (2012) point out, “variety is an essential characteristic of training regimens that lead to more general learning” (p. 199), and t</w:t>
      </w:r>
      <w:r w:rsidR="00B65B8D">
        <w:rPr>
          <w:rFonts w:ascii="Times New Roman" w:eastAsiaTheme="minorEastAsia" w:hAnsi="Times New Roman"/>
          <w:color w:val="000000"/>
        </w:rPr>
        <w:t xml:space="preserve">he SotH will contain a lot of variety regarding content and game play styles. </w:t>
      </w:r>
      <w:r w:rsidR="00752F51">
        <w:rPr>
          <w:rFonts w:ascii="Times New Roman" w:eastAsiaTheme="minorEastAsia" w:hAnsi="Times New Roman"/>
          <w:color w:val="000000"/>
        </w:rPr>
        <w:t>Gamers</w:t>
      </w:r>
      <w:r>
        <w:rPr>
          <w:rFonts w:ascii="Times New Roman" w:eastAsiaTheme="minorEastAsia" w:hAnsi="Times New Roman"/>
          <w:color w:val="000000"/>
        </w:rPr>
        <w:t xml:space="preserve"> can </w:t>
      </w:r>
      <w:r w:rsidR="00752F51">
        <w:rPr>
          <w:rFonts w:ascii="Times New Roman" w:eastAsiaTheme="minorEastAsia" w:hAnsi="Times New Roman"/>
          <w:color w:val="000000"/>
        </w:rPr>
        <w:t>play</w:t>
      </w:r>
      <w:r>
        <w:rPr>
          <w:rFonts w:ascii="Times New Roman" w:eastAsiaTheme="minorEastAsia" w:hAnsi="Times New Roman"/>
          <w:color w:val="000000"/>
        </w:rPr>
        <w:t xml:space="preserve"> individual games, cooperative games, and </w:t>
      </w:r>
      <w:r w:rsidR="00ED12EE">
        <w:rPr>
          <w:rFonts w:ascii="Times New Roman" w:eastAsiaTheme="minorEastAsia" w:hAnsi="Times New Roman"/>
          <w:color w:val="000000"/>
        </w:rPr>
        <w:t>competitive</w:t>
      </w:r>
      <w:r>
        <w:rPr>
          <w:rFonts w:ascii="Times New Roman" w:eastAsiaTheme="minorEastAsia" w:hAnsi="Times New Roman"/>
          <w:color w:val="000000"/>
        </w:rPr>
        <w:t xml:space="preserve"> games. Additionally, the player’s success in the game reflects the game experience, i.e. the better </w:t>
      </w:r>
      <w:r w:rsidR="00987A93">
        <w:rPr>
          <w:rFonts w:ascii="Times New Roman" w:eastAsiaTheme="minorEastAsia" w:hAnsi="Times New Roman"/>
          <w:color w:val="000000"/>
        </w:rPr>
        <w:t>he or she</w:t>
      </w:r>
      <w:r>
        <w:rPr>
          <w:rFonts w:ascii="Times New Roman" w:eastAsiaTheme="minorEastAsia" w:hAnsi="Times New Roman"/>
          <w:color w:val="000000"/>
        </w:rPr>
        <w:t xml:space="preserve"> do</w:t>
      </w:r>
      <w:r w:rsidR="00987A93">
        <w:rPr>
          <w:rFonts w:ascii="Times New Roman" w:eastAsiaTheme="minorEastAsia" w:hAnsi="Times New Roman"/>
          <w:color w:val="000000"/>
        </w:rPr>
        <w:t>es</w:t>
      </w:r>
      <w:r>
        <w:rPr>
          <w:rFonts w:ascii="Times New Roman" w:eastAsiaTheme="minorEastAsia" w:hAnsi="Times New Roman"/>
          <w:color w:val="000000"/>
        </w:rPr>
        <w:t xml:space="preserve"> in the game world, the more the game world opens up to </w:t>
      </w:r>
      <w:r w:rsidR="00987A93">
        <w:rPr>
          <w:rFonts w:ascii="Times New Roman" w:eastAsiaTheme="minorEastAsia" w:hAnsi="Times New Roman"/>
          <w:color w:val="000000"/>
        </w:rPr>
        <w:t>him or her</w:t>
      </w:r>
      <w:r>
        <w:rPr>
          <w:rFonts w:ascii="Times New Roman" w:eastAsiaTheme="minorEastAsia" w:hAnsi="Times New Roman"/>
          <w:color w:val="000000"/>
        </w:rPr>
        <w:t xml:space="preserve"> with new and harder games, stories, and the like. </w:t>
      </w:r>
      <w:r w:rsidR="00752F51">
        <w:rPr>
          <w:rFonts w:ascii="Times New Roman" w:eastAsiaTheme="minorEastAsia" w:hAnsi="Times New Roman"/>
          <w:color w:val="000000"/>
        </w:rPr>
        <w:t xml:space="preserve">The Story of the Horseshoe is intended to reflect the human condition: what we go through, how we interact with our world, our personal experiences, decisions, and the like. </w:t>
      </w:r>
      <w:r w:rsidR="008D0584">
        <w:rPr>
          <w:rFonts w:ascii="Times New Roman" w:eastAsiaTheme="minorEastAsia" w:hAnsi="Times New Roman"/>
          <w:color w:val="000000"/>
        </w:rPr>
        <w:t>It educates. It entertains. It’s an interactive, online game that connects players in various single and multiplayer games. It will allow for the development, engineering, designing, and marketing of ideas, technology, information, and education.</w:t>
      </w:r>
      <w:r w:rsidR="00135033">
        <w:rPr>
          <w:rFonts w:ascii="Times New Roman" w:eastAsiaTheme="minorEastAsia" w:hAnsi="Times New Roman"/>
          <w:color w:val="000000"/>
        </w:rPr>
        <w:t xml:space="preserve"> For example, the Story of the Horseshoe, which would be engineered, tested, and played by USC students,</w:t>
      </w:r>
      <w:r w:rsidR="008D0584">
        <w:rPr>
          <w:rFonts w:ascii="Times New Roman" w:eastAsiaTheme="minorEastAsia" w:hAnsi="Times New Roman"/>
          <w:color w:val="000000"/>
        </w:rPr>
        <w:t xml:space="preserve"> </w:t>
      </w:r>
      <w:r w:rsidR="00135033">
        <w:rPr>
          <w:rFonts w:ascii="Times New Roman" w:eastAsiaTheme="minorEastAsia" w:hAnsi="Times New Roman"/>
          <w:color w:val="000000"/>
        </w:rPr>
        <w:t>could be given for free to students physically located on USC’s campus through Cl</w:t>
      </w:r>
      <w:r w:rsidR="00AF51DC">
        <w:rPr>
          <w:rFonts w:ascii="Times New Roman" w:eastAsiaTheme="minorEastAsia" w:hAnsi="Times New Roman"/>
          <w:color w:val="000000"/>
        </w:rPr>
        <w:t>oud technology, and once outside the cloud, it would have to</w:t>
      </w:r>
      <w:r w:rsidR="00135033">
        <w:rPr>
          <w:rFonts w:ascii="Times New Roman" w:eastAsiaTheme="minorEastAsia" w:hAnsi="Times New Roman"/>
          <w:color w:val="000000"/>
        </w:rPr>
        <w:t xml:space="preserve"> be purchased to play. </w:t>
      </w:r>
      <w:r w:rsidR="00AF51DC">
        <w:rPr>
          <w:rFonts w:ascii="Times New Roman" w:eastAsiaTheme="minorEastAsia" w:hAnsi="Times New Roman"/>
          <w:color w:val="000000"/>
        </w:rPr>
        <w:t>This style and type of video game play</w:t>
      </w:r>
      <w:r w:rsidR="008D0584">
        <w:rPr>
          <w:rFonts w:ascii="Times New Roman" w:eastAsiaTheme="minorEastAsia" w:hAnsi="Times New Roman"/>
          <w:color w:val="000000"/>
        </w:rPr>
        <w:t xml:space="preserve"> will exist as a new form of education to </w:t>
      </w:r>
      <w:r w:rsidR="00AF51DC">
        <w:rPr>
          <w:rFonts w:ascii="Times New Roman" w:eastAsiaTheme="minorEastAsia" w:hAnsi="Times New Roman"/>
          <w:color w:val="000000"/>
        </w:rPr>
        <w:t xml:space="preserve">supplement and </w:t>
      </w:r>
      <w:r w:rsidR="008D0584">
        <w:rPr>
          <w:rFonts w:ascii="Times New Roman" w:eastAsiaTheme="minorEastAsia" w:hAnsi="Times New Roman"/>
          <w:color w:val="000000"/>
        </w:rPr>
        <w:t>enhance the learning of</w:t>
      </w:r>
      <w:r w:rsidR="00AF51DC">
        <w:rPr>
          <w:rFonts w:ascii="Times New Roman" w:eastAsiaTheme="minorEastAsia" w:hAnsi="Times New Roman"/>
          <w:color w:val="000000"/>
        </w:rPr>
        <w:t xml:space="preserve"> class material,</w:t>
      </w:r>
      <w:r w:rsidR="008D0584">
        <w:rPr>
          <w:rFonts w:ascii="Times New Roman" w:eastAsiaTheme="minorEastAsia" w:hAnsi="Times New Roman"/>
          <w:color w:val="000000"/>
        </w:rPr>
        <w:t xml:space="preserve"> natural events, </w:t>
      </w:r>
      <w:r w:rsidR="00AF51DC">
        <w:rPr>
          <w:rFonts w:ascii="Times New Roman" w:eastAsiaTheme="minorEastAsia" w:hAnsi="Times New Roman"/>
          <w:color w:val="000000"/>
        </w:rPr>
        <w:t>processes</w:t>
      </w:r>
      <w:r w:rsidR="00752F51">
        <w:rPr>
          <w:rFonts w:ascii="Times New Roman" w:eastAsiaTheme="minorEastAsia" w:hAnsi="Times New Roman"/>
          <w:color w:val="000000"/>
        </w:rPr>
        <w:t xml:space="preserve">, </w:t>
      </w:r>
      <w:r w:rsidR="00AF51DC">
        <w:rPr>
          <w:rFonts w:ascii="Times New Roman" w:eastAsiaTheme="minorEastAsia" w:hAnsi="Times New Roman"/>
          <w:color w:val="000000"/>
        </w:rPr>
        <w:t>phenomena</w:t>
      </w:r>
      <w:r w:rsidR="00752F51">
        <w:rPr>
          <w:rFonts w:ascii="Times New Roman" w:eastAsiaTheme="minorEastAsia" w:hAnsi="Times New Roman"/>
          <w:color w:val="000000"/>
        </w:rPr>
        <w:t>, and the like.</w:t>
      </w:r>
      <w:r w:rsidR="008D0584">
        <w:rPr>
          <w:rFonts w:ascii="Times New Roman" w:eastAsiaTheme="minorEastAsia" w:hAnsi="Times New Roman"/>
          <w:color w:val="000000"/>
        </w:rPr>
        <w:t xml:space="preserve"> </w:t>
      </w:r>
      <w:r w:rsidR="00752F51">
        <w:rPr>
          <w:rFonts w:ascii="Times New Roman" w:eastAsiaTheme="minorEastAsia" w:hAnsi="Times New Roman"/>
          <w:color w:val="000000"/>
        </w:rPr>
        <w:t>However, the Story of the Horseshoe is the</w:t>
      </w:r>
      <w:r w:rsidR="00AF51DC">
        <w:rPr>
          <w:rFonts w:ascii="Times New Roman" w:eastAsiaTheme="minorEastAsia" w:hAnsi="Times New Roman"/>
          <w:color w:val="000000"/>
        </w:rPr>
        <w:t xml:space="preserve"> beta. The end game</w:t>
      </w:r>
      <w:r w:rsidR="00752F51">
        <w:rPr>
          <w:rFonts w:ascii="Times New Roman" w:eastAsiaTheme="minorEastAsia" w:hAnsi="Times New Roman"/>
          <w:color w:val="000000"/>
        </w:rPr>
        <w:t>—</w:t>
      </w:r>
      <w:r w:rsidR="00AF51DC">
        <w:rPr>
          <w:rFonts w:ascii="Times New Roman" w:eastAsiaTheme="minorEastAsia" w:hAnsi="Times New Roman"/>
          <w:color w:val="000000"/>
        </w:rPr>
        <w:t xml:space="preserve">Particle—is the alpha. </w:t>
      </w:r>
    </w:p>
    <w:p w:rsidR="00752F51" w:rsidRPr="00752F51" w:rsidRDefault="00CA0735" w:rsidP="00752F51">
      <w:pPr>
        <w:spacing w:line="480" w:lineRule="auto"/>
        <w:contextualSpacing/>
        <w:rPr>
          <w:rFonts w:ascii="Times New Roman" w:eastAsiaTheme="minorEastAsia" w:hAnsi="Times New Roman"/>
          <w:b/>
          <w:color w:val="000000"/>
        </w:rPr>
      </w:pPr>
      <w:r w:rsidRPr="00923649">
        <w:rPr>
          <w:rFonts w:ascii="Times New Roman" w:eastAsiaTheme="minorEastAsia" w:hAnsi="Times New Roman"/>
          <w:b/>
          <w:color w:val="000000"/>
        </w:rPr>
        <w:t>Particle</w:t>
      </w:r>
    </w:p>
    <w:p w:rsidR="007B7AEB" w:rsidRDefault="007B7AEB" w:rsidP="00752F51">
      <w:pPr>
        <w:spacing w:line="480" w:lineRule="auto"/>
        <w:contextualSpacing/>
        <w:jc w:val="center"/>
        <w:rPr>
          <w:rFonts w:ascii="Times New Roman" w:eastAsiaTheme="minorEastAsia" w:hAnsi="Times New Roman"/>
          <w:color w:val="000000"/>
        </w:rPr>
      </w:pPr>
      <w:r>
        <w:rPr>
          <w:rFonts w:ascii="Times New Roman" w:eastAsiaTheme="minorEastAsia" w:hAnsi="Times New Roman"/>
          <w:color w:val="000000"/>
        </w:rPr>
        <w:t>One Game to rule them all,</w:t>
      </w:r>
    </w:p>
    <w:p w:rsidR="007B7AEB" w:rsidRDefault="007B7AEB" w:rsidP="00752F51">
      <w:pPr>
        <w:spacing w:line="480" w:lineRule="auto"/>
        <w:contextualSpacing/>
        <w:jc w:val="center"/>
        <w:rPr>
          <w:rFonts w:ascii="Times New Roman" w:eastAsiaTheme="minorEastAsia" w:hAnsi="Times New Roman"/>
          <w:color w:val="000000"/>
        </w:rPr>
      </w:pPr>
      <w:r>
        <w:rPr>
          <w:rFonts w:ascii="Times New Roman" w:eastAsiaTheme="minorEastAsia" w:hAnsi="Times New Roman"/>
          <w:color w:val="000000"/>
        </w:rPr>
        <w:t>One Game to find them,</w:t>
      </w:r>
    </w:p>
    <w:p w:rsidR="007B7AEB" w:rsidRDefault="007B7AEB" w:rsidP="00752F51">
      <w:pPr>
        <w:spacing w:line="480" w:lineRule="auto"/>
        <w:contextualSpacing/>
        <w:jc w:val="center"/>
        <w:rPr>
          <w:rFonts w:ascii="Times New Roman" w:eastAsiaTheme="minorEastAsia" w:hAnsi="Times New Roman"/>
          <w:color w:val="000000"/>
        </w:rPr>
      </w:pPr>
      <w:r>
        <w:rPr>
          <w:rFonts w:ascii="Times New Roman" w:eastAsiaTheme="minorEastAsia" w:hAnsi="Times New Roman"/>
          <w:color w:val="000000"/>
        </w:rPr>
        <w:t>One Game to bring them all,</w:t>
      </w:r>
    </w:p>
    <w:p w:rsidR="007B7AEB" w:rsidRDefault="007B7AEB" w:rsidP="00752F51">
      <w:pPr>
        <w:spacing w:line="480" w:lineRule="auto"/>
        <w:contextualSpacing/>
        <w:jc w:val="center"/>
        <w:rPr>
          <w:rFonts w:ascii="Times New Roman" w:eastAsiaTheme="minorEastAsia" w:hAnsi="Times New Roman"/>
          <w:color w:val="000000"/>
        </w:rPr>
      </w:pPr>
      <w:r>
        <w:rPr>
          <w:rFonts w:ascii="Times New Roman" w:eastAsiaTheme="minorEastAsia" w:hAnsi="Times New Roman"/>
          <w:color w:val="000000"/>
        </w:rPr>
        <w:t>And in the darkness, mind them.</w:t>
      </w:r>
    </w:p>
    <w:p w:rsidR="00592B71" w:rsidRDefault="00A26EC6" w:rsidP="00752F51">
      <w:pPr>
        <w:spacing w:line="480" w:lineRule="auto"/>
        <w:ind w:firstLine="720"/>
        <w:contextualSpacing/>
        <w:rPr>
          <w:rFonts w:ascii="Times New Roman" w:eastAsiaTheme="minorEastAsia" w:hAnsi="Times New Roman"/>
          <w:color w:val="000000"/>
        </w:rPr>
      </w:pPr>
      <w:r>
        <w:rPr>
          <w:rFonts w:ascii="Times New Roman" w:eastAsiaTheme="minorEastAsia" w:hAnsi="Times New Roman"/>
          <w:color w:val="000000"/>
        </w:rPr>
        <w:t>Particle is the</w:t>
      </w:r>
      <w:r w:rsidR="007B7AEB">
        <w:rPr>
          <w:rFonts w:ascii="Times New Roman" w:eastAsiaTheme="minorEastAsia" w:hAnsi="Times New Roman"/>
          <w:color w:val="000000"/>
        </w:rPr>
        <w:t xml:space="preserve"> complete systems learning game</w:t>
      </w:r>
      <w:r w:rsidR="00C1567C">
        <w:rPr>
          <w:rFonts w:ascii="Times New Roman" w:eastAsiaTheme="minorEastAsia" w:hAnsi="Times New Roman"/>
          <w:color w:val="000000"/>
        </w:rPr>
        <w:t>, i.e. a video game that educates the player about every system, process, and phenomenon that occur</w:t>
      </w:r>
      <w:r w:rsidR="00987A93">
        <w:rPr>
          <w:rFonts w:ascii="Times New Roman" w:eastAsiaTheme="minorEastAsia" w:hAnsi="Times New Roman"/>
          <w:color w:val="000000"/>
        </w:rPr>
        <w:t>s</w:t>
      </w:r>
      <w:r w:rsidR="00C1567C">
        <w:rPr>
          <w:rFonts w:ascii="Times New Roman" w:eastAsiaTheme="minorEastAsia" w:hAnsi="Times New Roman"/>
          <w:color w:val="000000"/>
        </w:rPr>
        <w:t xml:space="preserve"> in our natural world</w:t>
      </w:r>
      <w:r w:rsidR="007B7AEB">
        <w:rPr>
          <w:rFonts w:ascii="Times New Roman" w:eastAsiaTheme="minorEastAsia" w:hAnsi="Times New Roman"/>
          <w:color w:val="000000"/>
        </w:rPr>
        <w:t xml:space="preserve">. </w:t>
      </w:r>
      <w:r w:rsidR="00CE707D">
        <w:rPr>
          <w:rFonts w:ascii="Times New Roman" w:eastAsiaTheme="minorEastAsia" w:hAnsi="Times New Roman"/>
          <w:color w:val="000000"/>
        </w:rPr>
        <w:t>While it only exists as a hypothetical model</w:t>
      </w:r>
      <w:r w:rsidR="00D47CE8">
        <w:rPr>
          <w:rFonts w:ascii="Times New Roman" w:eastAsiaTheme="minorEastAsia" w:hAnsi="Times New Roman"/>
          <w:color w:val="000000"/>
        </w:rPr>
        <w:t xml:space="preserve">, its potential is limitless. </w:t>
      </w:r>
      <w:r w:rsidR="00A227D4">
        <w:rPr>
          <w:rFonts w:ascii="Times New Roman" w:eastAsiaTheme="minorEastAsia" w:hAnsi="Times New Roman"/>
          <w:color w:val="000000"/>
        </w:rPr>
        <w:t>T</w:t>
      </w:r>
      <w:r w:rsidR="007B7AEB">
        <w:rPr>
          <w:rFonts w:ascii="Times New Roman" w:eastAsiaTheme="minorEastAsia" w:hAnsi="Times New Roman"/>
          <w:color w:val="000000"/>
        </w:rPr>
        <w:t xml:space="preserve">he game is based off reality, </w:t>
      </w:r>
      <w:r w:rsidR="00A227D4">
        <w:rPr>
          <w:rFonts w:ascii="Times New Roman" w:eastAsiaTheme="minorEastAsia" w:hAnsi="Times New Roman"/>
          <w:color w:val="000000"/>
        </w:rPr>
        <w:t xml:space="preserve">and </w:t>
      </w:r>
      <w:r w:rsidR="007B7AEB">
        <w:rPr>
          <w:rFonts w:ascii="Times New Roman" w:eastAsiaTheme="minorEastAsia" w:hAnsi="Times New Roman"/>
          <w:color w:val="000000"/>
        </w:rPr>
        <w:t>it encompasses various components, mechanisms, and aspects of the natural world, e.g. biological, chemical, historical, societal, and po</w:t>
      </w:r>
      <w:r w:rsidR="00181524">
        <w:rPr>
          <w:rFonts w:ascii="Times New Roman" w:eastAsiaTheme="minorEastAsia" w:hAnsi="Times New Roman"/>
          <w:color w:val="000000"/>
        </w:rPr>
        <w:t>litical systems. The premise: the player is</w:t>
      </w:r>
      <w:r w:rsidR="007B7AEB">
        <w:rPr>
          <w:rFonts w:ascii="Times New Roman" w:eastAsiaTheme="minorEastAsia" w:hAnsi="Times New Roman"/>
          <w:color w:val="000000"/>
        </w:rPr>
        <w:t xml:space="preserve"> a “god” particle that exists. </w:t>
      </w:r>
      <w:r w:rsidR="00181524">
        <w:rPr>
          <w:rFonts w:ascii="Times New Roman" w:eastAsiaTheme="minorEastAsia" w:hAnsi="Times New Roman"/>
          <w:color w:val="000000"/>
        </w:rPr>
        <w:t>He or she</w:t>
      </w:r>
      <w:r w:rsidR="007B7AEB">
        <w:rPr>
          <w:rFonts w:ascii="Times New Roman" w:eastAsiaTheme="minorEastAsia" w:hAnsi="Times New Roman"/>
          <w:color w:val="000000"/>
        </w:rPr>
        <w:t xml:space="preserve"> interact</w:t>
      </w:r>
      <w:r w:rsidR="00181524">
        <w:rPr>
          <w:rFonts w:ascii="Times New Roman" w:eastAsiaTheme="minorEastAsia" w:hAnsi="Times New Roman"/>
          <w:color w:val="000000"/>
        </w:rPr>
        <w:t>s</w:t>
      </w:r>
      <w:r w:rsidR="007B7AEB">
        <w:rPr>
          <w:rFonts w:ascii="Times New Roman" w:eastAsiaTheme="minorEastAsia" w:hAnsi="Times New Roman"/>
          <w:color w:val="000000"/>
        </w:rPr>
        <w:t xml:space="preserve"> and flow</w:t>
      </w:r>
      <w:r w:rsidR="00181524">
        <w:rPr>
          <w:rFonts w:ascii="Times New Roman" w:eastAsiaTheme="minorEastAsia" w:hAnsi="Times New Roman"/>
          <w:color w:val="000000"/>
        </w:rPr>
        <w:t>s</w:t>
      </w:r>
      <w:r w:rsidR="007B7AEB">
        <w:rPr>
          <w:rFonts w:ascii="Times New Roman" w:eastAsiaTheme="minorEastAsia" w:hAnsi="Times New Roman"/>
          <w:color w:val="000000"/>
        </w:rPr>
        <w:t xml:space="preserve"> through anything and</w:t>
      </w:r>
      <w:r w:rsidR="00181524">
        <w:rPr>
          <w:rFonts w:ascii="Times New Roman" w:eastAsiaTheme="minorEastAsia" w:hAnsi="Times New Roman"/>
          <w:color w:val="000000"/>
        </w:rPr>
        <w:t xml:space="preserve"> everything in the world. The “god” particle controls and manipulates</w:t>
      </w:r>
      <w:r w:rsidR="007B7AEB">
        <w:rPr>
          <w:rFonts w:ascii="Times New Roman" w:eastAsiaTheme="minorEastAsia" w:hAnsi="Times New Roman"/>
          <w:color w:val="000000"/>
        </w:rPr>
        <w:t xml:space="preserve"> the environment, objects, systems, etc., </w:t>
      </w:r>
      <w:r w:rsidR="00181524">
        <w:rPr>
          <w:rFonts w:ascii="Times New Roman" w:eastAsiaTheme="minorEastAsia" w:hAnsi="Times New Roman"/>
          <w:color w:val="000000"/>
        </w:rPr>
        <w:t xml:space="preserve">but still </w:t>
      </w:r>
      <w:r w:rsidR="007B7AEB">
        <w:rPr>
          <w:rFonts w:ascii="Times New Roman" w:eastAsiaTheme="minorEastAsia" w:hAnsi="Times New Roman"/>
          <w:color w:val="000000"/>
        </w:rPr>
        <w:t>abide</w:t>
      </w:r>
      <w:r w:rsidR="00181524">
        <w:rPr>
          <w:rFonts w:ascii="Times New Roman" w:eastAsiaTheme="minorEastAsia" w:hAnsi="Times New Roman"/>
          <w:color w:val="000000"/>
        </w:rPr>
        <w:t>s</w:t>
      </w:r>
      <w:r w:rsidR="007B7AEB">
        <w:rPr>
          <w:rFonts w:ascii="Times New Roman" w:eastAsiaTheme="minorEastAsia" w:hAnsi="Times New Roman"/>
          <w:color w:val="000000"/>
        </w:rPr>
        <w:t xml:space="preserve"> by the laws of the natural world</w:t>
      </w:r>
      <w:r w:rsidR="00181524">
        <w:rPr>
          <w:rFonts w:ascii="Times New Roman" w:eastAsiaTheme="minorEastAsia" w:hAnsi="Times New Roman"/>
          <w:color w:val="000000"/>
        </w:rPr>
        <w:t xml:space="preserve">. The player </w:t>
      </w:r>
      <w:r w:rsidR="001E42BE">
        <w:rPr>
          <w:rFonts w:ascii="Times New Roman" w:eastAsiaTheme="minorEastAsia" w:hAnsi="Times New Roman"/>
          <w:color w:val="000000"/>
        </w:rPr>
        <w:t>learn</w:t>
      </w:r>
      <w:r w:rsidR="00181524">
        <w:rPr>
          <w:rFonts w:ascii="Times New Roman" w:eastAsiaTheme="minorEastAsia" w:hAnsi="Times New Roman"/>
          <w:color w:val="000000"/>
        </w:rPr>
        <w:t>s</w:t>
      </w:r>
      <w:r w:rsidR="001E42BE">
        <w:rPr>
          <w:rFonts w:ascii="Times New Roman" w:eastAsiaTheme="minorEastAsia" w:hAnsi="Times New Roman"/>
          <w:color w:val="000000"/>
        </w:rPr>
        <w:t xml:space="preserve"> the</w:t>
      </w:r>
      <w:r w:rsidR="00AF51DC">
        <w:rPr>
          <w:rFonts w:ascii="Times New Roman" w:eastAsiaTheme="minorEastAsia" w:hAnsi="Times New Roman"/>
          <w:color w:val="000000"/>
        </w:rPr>
        <w:t>se</w:t>
      </w:r>
      <w:r w:rsidR="001E42BE">
        <w:rPr>
          <w:rFonts w:ascii="Times New Roman" w:eastAsiaTheme="minorEastAsia" w:hAnsi="Times New Roman"/>
          <w:color w:val="000000"/>
        </w:rPr>
        <w:t xml:space="preserve"> laws</w:t>
      </w:r>
      <w:r w:rsidR="00AF51DC">
        <w:rPr>
          <w:rFonts w:ascii="Times New Roman" w:eastAsiaTheme="minorEastAsia" w:hAnsi="Times New Roman"/>
          <w:color w:val="000000"/>
        </w:rPr>
        <w:t xml:space="preserve"> and how the world works</w:t>
      </w:r>
      <w:r w:rsidR="001E42BE">
        <w:rPr>
          <w:rFonts w:ascii="Times New Roman" w:eastAsiaTheme="minorEastAsia" w:hAnsi="Times New Roman"/>
          <w:color w:val="000000"/>
        </w:rPr>
        <w:t xml:space="preserve"> through the game play</w:t>
      </w:r>
      <w:r w:rsidR="007B7AEB">
        <w:rPr>
          <w:rFonts w:ascii="Times New Roman" w:eastAsiaTheme="minorEastAsia" w:hAnsi="Times New Roman"/>
          <w:color w:val="000000"/>
        </w:rPr>
        <w:t>. For example, the player start</w:t>
      </w:r>
      <w:r w:rsidR="00441AC1">
        <w:rPr>
          <w:rFonts w:ascii="Times New Roman" w:eastAsiaTheme="minorEastAsia" w:hAnsi="Times New Roman"/>
          <w:color w:val="000000"/>
        </w:rPr>
        <w:t>s</w:t>
      </w:r>
      <w:r w:rsidR="007B7AEB">
        <w:rPr>
          <w:rFonts w:ascii="Times New Roman" w:eastAsiaTheme="minorEastAsia" w:hAnsi="Times New Roman"/>
          <w:color w:val="000000"/>
        </w:rPr>
        <w:t xml:space="preserve"> off</w:t>
      </w:r>
      <w:r w:rsidR="00A227D4">
        <w:rPr>
          <w:rFonts w:ascii="Times New Roman" w:eastAsiaTheme="minorEastAsia" w:hAnsi="Times New Roman"/>
          <w:color w:val="000000"/>
        </w:rPr>
        <w:t xml:space="preserve"> </w:t>
      </w:r>
      <w:r w:rsidR="000F353C">
        <w:rPr>
          <w:rFonts w:ascii="Times New Roman" w:eastAsiaTheme="minorEastAsia" w:hAnsi="Times New Roman"/>
          <w:color w:val="000000"/>
        </w:rPr>
        <w:t xml:space="preserve">as an apple tree—growing </w:t>
      </w:r>
      <w:r w:rsidR="001F7E98">
        <w:rPr>
          <w:rFonts w:ascii="Times New Roman" w:eastAsiaTheme="minorEastAsia" w:hAnsi="Times New Roman"/>
          <w:color w:val="000000"/>
        </w:rPr>
        <w:t>from a seed to a fruitful tree</w:t>
      </w:r>
      <w:r w:rsidR="009A20BB">
        <w:rPr>
          <w:rFonts w:ascii="Times New Roman" w:eastAsiaTheme="minorEastAsia" w:hAnsi="Times New Roman"/>
          <w:color w:val="000000"/>
        </w:rPr>
        <w:t xml:space="preserve"> as a puzzle game. T</w:t>
      </w:r>
      <w:r w:rsidR="000F353C">
        <w:rPr>
          <w:rFonts w:ascii="Times New Roman" w:eastAsiaTheme="minorEastAsia" w:hAnsi="Times New Roman"/>
          <w:color w:val="000000"/>
        </w:rPr>
        <w:t xml:space="preserve">hen, the game shifts to a person plucking an apple and </w:t>
      </w:r>
      <w:r w:rsidR="00A227D4">
        <w:rPr>
          <w:rFonts w:ascii="Times New Roman" w:eastAsiaTheme="minorEastAsia" w:hAnsi="Times New Roman"/>
          <w:color w:val="000000"/>
        </w:rPr>
        <w:t xml:space="preserve">eating </w:t>
      </w:r>
      <w:r w:rsidR="000F353C">
        <w:rPr>
          <w:rFonts w:ascii="Times New Roman" w:eastAsiaTheme="minorEastAsia" w:hAnsi="Times New Roman"/>
          <w:color w:val="000000"/>
        </w:rPr>
        <w:t>it</w:t>
      </w:r>
      <w:r w:rsidR="004D4D9C">
        <w:rPr>
          <w:rFonts w:ascii="Times New Roman" w:eastAsiaTheme="minorEastAsia" w:hAnsi="Times New Roman"/>
          <w:color w:val="000000"/>
        </w:rPr>
        <w:t xml:space="preserve">, </w:t>
      </w:r>
      <w:r w:rsidR="009A20BB">
        <w:rPr>
          <w:rFonts w:ascii="Times New Roman" w:eastAsiaTheme="minorEastAsia" w:hAnsi="Times New Roman"/>
          <w:color w:val="000000"/>
        </w:rPr>
        <w:t xml:space="preserve">wherein the “god” particle, i.e. the player, travels with the apple to the human consuming it. The player then learns </w:t>
      </w:r>
      <w:r w:rsidR="004D4D9C">
        <w:rPr>
          <w:rFonts w:ascii="Times New Roman" w:eastAsiaTheme="minorEastAsia" w:hAnsi="Times New Roman"/>
          <w:color w:val="000000"/>
        </w:rPr>
        <w:t xml:space="preserve">how it gets broken down and </w:t>
      </w:r>
      <w:r w:rsidR="00C9712E">
        <w:rPr>
          <w:rFonts w:ascii="Times New Roman" w:eastAsiaTheme="minorEastAsia" w:hAnsi="Times New Roman"/>
          <w:color w:val="000000"/>
        </w:rPr>
        <w:t>converted into</w:t>
      </w:r>
      <w:r w:rsidR="004D4D9C">
        <w:rPr>
          <w:rFonts w:ascii="Times New Roman" w:eastAsiaTheme="minorEastAsia" w:hAnsi="Times New Roman"/>
          <w:color w:val="000000"/>
        </w:rPr>
        <w:t xml:space="preserve"> </w:t>
      </w:r>
      <w:r w:rsidR="009A20BB">
        <w:rPr>
          <w:rFonts w:ascii="Times New Roman" w:eastAsiaTheme="minorEastAsia" w:hAnsi="Times New Roman"/>
          <w:color w:val="000000"/>
        </w:rPr>
        <w:t>energy through an action, racing game.</w:t>
      </w:r>
      <w:r w:rsidR="000F353C">
        <w:rPr>
          <w:rFonts w:ascii="Times New Roman" w:eastAsiaTheme="minorEastAsia" w:hAnsi="Times New Roman"/>
          <w:color w:val="000000"/>
        </w:rPr>
        <w:t xml:space="preserve"> </w:t>
      </w:r>
      <w:r w:rsidR="009A20BB">
        <w:rPr>
          <w:rFonts w:ascii="Times New Roman" w:eastAsiaTheme="minorEastAsia" w:hAnsi="Times New Roman"/>
          <w:color w:val="000000"/>
        </w:rPr>
        <w:t>Finally,</w:t>
      </w:r>
      <w:r w:rsidR="000F353C">
        <w:rPr>
          <w:rFonts w:ascii="Times New Roman" w:eastAsiaTheme="minorEastAsia" w:hAnsi="Times New Roman"/>
          <w:color w:val="000000"/>
        </w:rPr>
        <w:t xml:space="preserve"> the game changes</w:t>
      </w:r>
      <w:r w:rsidR="004D4D9C">
        <w:rPr>
          <w:rFonts w:ascii="Times New Roman" w:eastAsiaTheme="minorEastAsia" w:hAnsi="Times New Roman"/>
          <w:color w:val="000000"/>
        </w:rPr>
        <w:t xml:space="preserve"> to a </w:t>
      </w:r>
      <w:r w:rsidR="009A20BB">
        <w:rPr>
          <w:rFonts w:ascii="Times New Roman" w:eastAsiaTheme="minorEastAsia" w:hAnsi="Times New Roman"/>
          <w:color w:val="000000"/>
        </w:rPr>
        <w:t>real-time strategy game</w:t>
      </w:r>
      <w:r w:rsidR="004D4D9C">
        <w:rPr>
          <w:rFonts w:ascii="Times New Roman" w:eastAsiaTheme="minorEastAsia" w:hAnsi="Times New Roman"/>
          <w:color w:val="000000"/>
        </w:rPr>
        <w:t xml:space="preserve"> where the player controls the</w:t>
      </w:r>
      <w:r w:rsidR="007B7AEB">
        <w:rPr>
          <w:rFonts w:ascii="Times New Roman" w:eastAsiaTheme="minorEastAsia" w:hAnsi="Times New Roman"/>
          <w:color w:val="000000"/>
        </w:rPr>
        <w:t xml:space="preserve"> immune s</w:t>
      </w:r>
      <w:r w:rsidR="004D4D9C">
        <w:rPr>
          <w:rFonts w:ascii="Times New Roman" w:eastAsiaTheme="minorEastAsia" w:hAnsi="Times New Roman"/>
          <w:color w:val="000000"/>
        </w:rPr>
        <w:t>ystem and fights off an infection</w:t>
      </w:r>
      <w:r w:rsidR="00A227D4">
        <w:rPr>
          <w:rFonts w:ascii="Times New Roman" w:eastAsiaTheme="minorEastAsia" w:hAnsi="Times New Roman"/>
          <w:color w:val="000000"/>
        </w:rPr>
        <w:t xml:space="preserve"> caused by the apple</w:t>
      </w:r>
      <w:r w:rsidR="00C1567C">
        <w:rPr>
          <w:rFonts w:ascii="Times New Roman" w:eastAsiaTheme="minorEastAsia" w:hAnsi="Times New Roman"/>
          <w:color w:val="000000"/>
        </w:rPr>
        <w:t>, similar to Immunis</w:t>
      </w:r>
      <w:r w:rsidR="004D4D9C">
        <w:rPr>
          <w:rFonts w:ascii="Times New Roman" w:eastAsiaTheme="minorEastAsia" w:hAnsi="Times New Roman"/>
          <w:color w:val="000000"/>
        </w:rPr>
        <w:t>.</w:t>
      </w:r>
    </w:p>
    <w:p w:rsidR="00942042" w:rsidRDefault="00592B71" w:rsidP="00752F51">
      <w:pPr>
        <w:spacing w:line="480" w:lineRule="auto"/>
        <w:ind w:firstLine="720"/>
        <w:contextualSpacing/>
        <w:rPr>
          <w:rFonts w:ascii="Times New Roman" w:eastAsiaTheme="minorEastAsia" w:hAnsi="Times New Roman"/>
          <w:color w:val="000000"/>
        </w:rPr>
      </w:pPr>
      <w:r>
        <w:rPr>
          <w:rFonts w:ascii="Times New Roman" w:eastAsiaTheme="minorEastAsia" w:hAnsi="Times New Roman"/>
          <w:color w:val="000000"/>
        </w:rPr>
        <w:t>Particle combines video game play styles, elements, and characteristics with real phenomena that occur every day. Any event, experience, or process that occurs i</w:t>
      </w:r>
      <w:r w:rsidR="009737AC">
        <w:rPr>
          <w:rFonts w:ascii="Times New Roman" w:eastAsiaTheme="minorEastAsia" w:hAnsi="Times New Roman"/>
          <w:color w:val="000000"/>
        </w:rPr>
        <w:t>n the natural world is subject</w:t>
      </w:r>
      <w:r>
        <w:rPr>
          <w:rFonts w:ascii="Times New Roman" w:eastAsiaTheme="minorEastAsia" w:hAnsi="Times New Roman"/>
          <w:color w:val="000000"/>
        </w:rPr>
        <w:t xml:space="preserve"> to be a game, e.g. a plant performing photosynthesis, an immune reaction in the body, a sound wave as it passes through the air, wind currents, windmills, corporation management, world affairs, relationships, epidemics, and exponentially more; any topic—broad or specific—can be used by Particle to educate people, such as history, chemistry, nutrition and food, sports, music, natural disasters, marine biomes, state law, and the list goes on. If it can happen in the real world, it can happen in Particle, and gamers learn by playing through each phenomenon and process.</w:t>
      </w:r>
    </w:p>
    <w:p w:rsidR="004D4D9C" w:rsidRDefault="00942042" w:rsidP="00942042">
      <w:pPr>
        <w:spacing w:line="480" w:lineRule="auto"/>
        <w:ind w:firstLine="720"/>
        <w:contextualSpacing/>
        <w:rPr>
          <w:rFonts w:ascii="Times New Roman" w:eastAsiaTheme="minorEastAsia" w:hAnsi="Times New Roman"/>
          <w:color w:val="000000"/>
        </w:rPr>
      </w:pPr>
      <w:r>
        <w:rPr>
          <w:rFonts w:ascii="Times New Roman" w:eastAsiaTheme="minorEastAsia" w:hAnsi="Times New Roman"/>
          <w:color w:val="000000"/>
        </w:rPr>
        <w:t>Particle will immerse players into the experience through</w:t>
      </w:r>
      <w:r w:rsidR="006F085F">
        <w:rPr>
          <w:rFonts w:ascii="Times New Roman" w:eastAsiaTheme="minorEastAsia" w:hAnsi="Times New Roman"/>
          <w:color w:val="000000"/>
        </w:rPr>
        <w:t xml:space="preserve"> both</w:t>
      </w:r>
      <w:r>
        <w:rPr>
          <w:rFonts w:ascii="Times New Roman" w:eastAsiaTheme="minorEastAsia" w:hAnsi="Times New Roman"/>
          <w:color w:val="000000"/>
        </w:rPr>
        <w:t xml:space="preserve"> </w:t>
      </w:r>
      <w:r w:rsidR="006F085F">
        <w:rPr>
          <w:rFonts w:ascii="Times New Roman" w:eastAsiaTheme="minorEastAsia" w:hAnsi="Times New Roman"/>
          <w:color w:val="000000"/>
        </w:rPr>
        <w:t xml:space="preserve">software, i.e. the game play, and hardware, i.e. </w:t>
      </w:r>
      <w:r>
        <w:rPr>
          <w:rFonts w:ascii="Times New Roman" w:eastAsiaTheme="minorEastAsia" w:hAnsi="Times New Roman"/>
          <w:color w:val="000000"/>
        </w:rPr>
        <w:t>glove controllers. The gloves would contain buttons and joysticks to allow the “controller” to remain a part of the game. Additionally, there would be a motion sensor control that allows players to manipulate and control the environment—literally with their hands. By moving the gloves in a particular fashion, an action would correspond in the game, such as picking up objects, cranking a wheel, drawing a line with a finger, writing sentences with a stylus,</w:t>
      </w:r>
      <w:r w:rsidR="007E149E">
        <w:rPr>
          <w:rFonts w:ascii="Times New Roman" w:eastAsiaTheme="minorEastAsia" w:hAnsi="Times New Roman"/>
          <w:color w:val="000000"/>
        </w:rPr>
        <w:t xml:space="preserve"> flying around,</w:t>
      </w:r>
      <w:r>
        <w:rPr>
          <w:rFonts w:ascii="Times New Roman" w:eastAsiaTheme="minorEastAsia" w:hAnsi="Times New Roman"/>
          <w:color w:val="000000"/>
        </w:rPr>
        <w:t xml:space="preserve"> hunting down prey, building elaborate systems, and the possibilities go on. As well, the game would </w:t>
      </w:r>
      <w:r w:rsidR="00592B71">
        <w:rPr>
          <w:rFonts w:ascii="Times New Roman" w:eastAsiaTheme="minorEastAsia" w:hAnsi="Times New Roman"/>
          <w:color w:val="000000"/>
        </w:rPr>
        <w:t>connect players worldwide,</w:t>
      </w:r>
      <w:r>
        <w:rPr>
          <w:rFonts w:ascii="Times New Roman" w:eastAsiaTheme="minorEastAsia" w:hAnsi="Times New Roman"/>
          <w:color w:val="000000"/>
        </w:rPr>
        <w:t xml:space="preserve"> and </w:t>
      </w:r>
      <w:r w:rsidR="00592B71">
        <w:rPr>
          <w:rFonts w:ascii="Times New Roman" w:eastAsiaTheme="minorEastAsia" w:hAnsi="Times New Roman"/>
          <w:color w:val="000000"/>
        </w:rPr>
        <w:t>gamers</w:t>
      </w:r>
      <w:r>
        <w:rPr>
          <w:rFonts w:ascii="Times New Roman" w:eastAsiaTheme="minorEastAsia" w:hAnsi="Times New Roman"/>
          <w:color w:val="000000"/>
        </w:rPr>
        <w:t xml:space="preserve"> could play with people in the same room or a continent away.</w:t>
      </w:r>
    </w:p>
    <w:p w:rsidR="00613EC9" w:rsidRPr="00592B71" w:rsidRDefault="001E42BE" w:rsidP="00592B71">
      <w:pPr>
        <w:spacing w:line="480" w:lineRule="auto"/>
        <w:ind w:firstLine="720"/>
        <w:contextualSpacing/>
        <w:rPr>
          <w:rFonts w:ascii="Times New Roman" w:eastAsiaTheme="minorEastAsia" w:hAnsi="Times New Roman"/>
          <w:color w:val="000000"/>
        </w:rPr>
      </w:pPr>
      <w:r>
        <w:rPr>
          <w:rFonts w:ascii="Times New Roman" w:eastAsiaTheme="minorEastAsia" w:hAnsi="Times New Roman"/>
          <w:color w:val="000000"/>
        </w:rPr>
        <w:t>Under a holistic perspective, P</w:t>
      </w:r>
      <w:r w:rsidR="00592B71">
        <w:rPr>
          <w:rFonts w:ascii="Times New Roman" w:eastAsiaTheme="minorEastAsia" w:hAnsi="Times New Roman"/>
          <w:color w:val="000000"/>
        </w:rPr>
        <w:t>article redefines education. Through the systematic and scientific analysis of the game and its effects, Particle</w:t>
      </w:r>
      <w:r w:rsidR="004D4D9C">
        <w:rPr>
          <w:rFonts w:ascii="Times New Roman" w:eastAsiaTheme="minorEastAsia" w:hAnsi="Times New Roman"/>
          <w:color w:val="000000"/>
        </w:rPr>
        <w:t xml:space="preserve"> provides instrumental and intelligible results that work on various levels—physical, psychological, </w:t>
      </w:r>
      <w:r w:rsidR="00CC392B">
        <w:rPr>
          <w:rFonts w:ascii="Times New Roman" w:eastAsiaTheme="minorEastAsia" w:hAnsi="Times New Roman"/>
          <w:color w:val="000000"/>
        </w:rPr>
        <w:t xml:space="preserve">educational, </w:t>
      </w:r>
      <w:r w:rsidR="004D4D9C">
        <w:rPr>
          <w:rFonts w:ascii="Times New Roman" w:eastAsiaTheme="minorEastAsia" w:hAnsi="Times New Roman"/>
          <w:color w:val="000000"/>
        </w:rPr>
        <w:t xml:space="preserve">meta-cognitive, and many more. </w:t>
      </w:r>
      <w:r w:rsidR="00AF51DC">
        <w:rPr>
          <w:rFonts w:ascii="Times New Roman" w:eastAsiaTheme="minorEastAsia" w:hAnsi="Times New Roman"/>
          <w:color w:val="000000"/>
        </w:rPr>
        <w:t xml:space="preserve">Gamers </w:t>
      </w:r>
      <w:r w:rsidR="00613EC9">
        <w:rPr>
          <w:rFonts w:ascii="Times New Roman" w:eastAsiaTheme="minorEastAsia" w:hAnsi="Times New Roman"/>
          <w:color w:val="000000"/>
        </w:rPr>
        <w:t xml:space="preserve">will </w:t>
      </w:r>
      <w:r w:rsidR="00AF51DC">
        <w:rPr>
          <w:rFonts w:ascii="Times New Roman" w:eastAsiaTheme="minorEastAsia" w:hAnsi="Times New Roman"/>
          <w:color w:val="000000"/>
        </w:rPr>
        <w:t>learn</w:t>
      </w:r>
      <w:r w:rsidR="00613EC9">
        <w:rPr>
          <w:rFonts w:ascii="Times New Roman" w:eastAsiaTheme="minorEastAsia" w:hAnsi="Times New Roman"/>
          <w:color w:val="000000"/>
        </w:rPr>
        <w:t xml:space="preserve"> </w:t>
      </w:r>
      <w:r w:rsidR="00335207">
        <w:rPr>
          <w:rFonts w:ascii="Times New Roman" w:eastAsiaTheme="minorEastAsia" w:hAnsi="Times New Roman"/>
          <w:color w:val="000000"/>
        </w:rPr>
        <w:t>from</w:t>
      </w:r>
      <w:r w:rsidR="00613EC9">
        <w:rPr>
          <w:rFonts w:ascii="Times New Roman" w:eastAsiaTheme="minorEastAsia" w:hAnsi="Times New Roman"/>
          <w:color w:val="000000"/>
        </w:rPr>
        <w:t xml:space="preserve"> the </w:t>
      </w:r>
      <w:r w:rsidR="00335207">
        <w:rPr>
          <w:rFonts w:ascii="Times New Roman" w:eastAsiaTheme="minorEastAsia" w:hAnsi="Times New Roman"/>
          <w:color w:val="000000"/>
        </w:rPr>
        <w:t>game, i.e. educational value</w:t>
      </w:r>
      <w:r w:rsidR="00AF51DC">
        <w:rPr>
          <w:rFonts w:ascii="Times New Roman" w:eastAsiaTheme="minorEastAsia" w:hAnsi="Times New Roman"/>
          <w:color w:val="000000"/>
        </w:rPr>
        <w:t xml:space="preserve">. </w:t>
      </w:r>
      <w:r w:rsidR="00613EC9">
        <w:rPr>
          <w:rFonts w:ascii="Times New Roman" w:eastAsiaTheme="minorEastAsia" w:hAnsi="Times New Roman"/>
          <w:color w:val="000000"/>
        </w:rPr>
        <w:t xml:space="preserve">Scientists will learn from the gamers, i.e. research tools. Designers will </w:t>
      </w:r>
      <w:proofErr w:type="gramStart"/>
      <w:r w:rsidR="00613EC9">
        <w:rPr>
          <w:rFonts w:ascii="Times New Roman" w:eastAsiaTheme="minorEastAsia" w:hAnsi="Times New Roman"/>
          <w:color w:val="000000"/>
        </w:rPr>
        <w:t>learn</w:t>
      </w:r>
      <w:proofErr w:type="gramEnd"/>
      <w:r w:rsidR="00613EC9">
        <w:rPr>
          <w:rFonts w:ascii="Times New Roman" w:eastAsiaTheme="minorEastAsia" w:hAnsi="Times New Roman"/>
          <w:color w:val="000000"/>
        </w:rPr>
        <w:t xml:space="preserve"> form the scientists, i.e. future games that facilitate research, education, and prevention/treatment stratagems. And humanity will learn from the collective.</w:t>
      </w:r>
      <w:r w:rsidR="00AF51DC">
        <w:rPr>
          <w:rFonts w:ascii="Times New Roman" w:eastAsiaTheme="minorEastAsia" w:hAnsi="Times New Roman"/>
          <w:color w:val="000000"/>
        </w:rPr>
        <w:t xml:space="preserve"> </w:t>
      </w:r>
      <w:r w:rsidR="00613EC9" w:rsidRPr="00613EC9">
        <w:rPr>
          <w:rFonts w:ascii="Times New Roman" w:hAnsi="Times New Roman"/>
        </w:rPr>
        <w:t>We have the ability to create games that entertain and educate. We need to provide ourselve</w:t>
      </w:r>
      <w:r w:rsidR="00A84EDA">
        <w:rPr>
          <w:rFonts w:ascii="Times New Roman" w:hAnsi="Times New Roman"/>
        </w:rPr>
        <w:t>s with the best opportunities for</w:t>
      </w:r>
      <w:r w:rsidR="00613EC9" w:rsidRPr="00613EC9">
        <w:rPr>
          <w:rFonts w:ascii="Times New Roman" w:hAnsi="Times New Roman"/>
        </w:rPr>
        <w:t xml:space="preserve"> success in </w:t>
      </w:r>
      <w:ins w:id="37" w:author="David Corso" w:date="2013-01-31T00:30:00Z">
        <w:r w:rsidR="00613EC9" w:rsidRPr="00613EC9">
          <w:rPr>
            <w:rFonts w:ascii="Times New Roman" w:hAnsi="Times New Roman"/>
          </w:rPr>
          <w:t xml:space="preserve">this </w:t>
        </w:r>
      </w:ins>
      <w:r w:rsidR="004E35AD">
        <w:rPr>
          <w:rFonts w:ascii="Times New Roman" w:hAnsi="Times New Roman"/>
        </w:rPr>
        <w:t>world, and holistic gaming</w:t>
      </w:r>
      <w:r w:rsidR="00613EC9" w:rsidRPr="00613EC9">
        <w:rPr>
          <w:rFonts w:ascii="Times New Roman" w:hAnsi="Times New Roman"/>
        </w:rPr>
        <w:t xml:space="preserve"> serve</w:t>
      </w:r>
      <w:r w:rsidR="00441AC1">
        <w:rPr>
          <w:rFonts w:ascii="Times New Roman" w:hAnsi="Times New Roman"/>
        </w:rPr>
        <w:t>s</w:t>
      </w:r>
      <w:r w:rsidR="00613EC9" w:rsidRPr="00613EC9">
        <w:rPr>
          <w:rFonts w:ascii="Times New Roman" w:hAnsi="Times New Roman"/>
        </w:rPr>
        <w:t xml:space="preserve"> as a valu</w:t>
      </w:r>
      <w:r w:rsidR="00E81838">
        <w:rPr>
          <w:rFonts w:ascii="Times New Roman" w:hAnsi="Times New Roman"/>
        </w:rPr>
        <w:t xml:space="preserve">able catalyst for that change. </w:t>
      </w:r>
    </w:p>
    <w:p w:rsidR="00DF6B35" w:rsidRPr="00712848" w:rsidRDefault="00DF6B35" w:rsidP="00712848">
      <w:pPr>
        <w:spacing w:line="480" w:lineRule="auto"/>
        <w:contextualSpacing/>
        <w:rPr>
          <w:rFonts w:ascii="Times New Roman" w:hAnsi="Times New Roman"/>
          <w:color w:val="000000"/>
        </w:rPr>
      </w:pPr>
    </w:p>
    <w:p w:rsidR="005415B5" w:rsidRDefault="00FF4697" w:rsidP="00EC23A4">
      <w:pPr>
        <w:spacing w:line="480" w:lineRule="auto"/>
        <w:contextualSpacing/>
        <w:jc w:val="center"/>
        <w:rPr>
          <w:rFonts w:ascii="Times New Roman" w:eastAsiaTheme="minorEastAsia" w:hAnsi="Times New Roman"/>
          <w:b/>
          <w:color w:val="000000"/>
        </w:rPr>
      </w:pPr>
      <w:r>
        <w:rPr>
          <w:rFonts w:ascii="Times New Roman" w:eastAsiaTheme="minorEastAsia" w:hAnsi="Times New Roman"/>
          <w:b/>
          <w:color w:val="000000"/>
        </w:rPr>
        <w:br w:type="column"/>
      </w:r>
      <w:r w:rsidR="005415B5">
        <w:rPr>
          <w:rFonts w:ascii="Times New Roman" w:eastAsiaTheme="minorEastAsia" w:hAnsi="Times New Roman"/>
          <w:b/>
          <w:color w:val="000000"/>
        </w:rPr>
        <w:t>Conclusion</w:t>
      </w:r>
    </w:p>
    <w:p w:rsidR="00DD3DA8" w:rsidRDefault="00985534" w:rsidP="005415B5">
      <w:pPr>
        <w:spacing w:line="480" w:lineRule="auto"/>
        <w:contextualSpacing/>
        <w:rPr>
          <w:rFonts w:ascii="Times New Roman" w:eastAsiaTheme="minorEastAsia" w:hAnsi="Times New Roman"/>
          <w:color w:val="000000"/>
        </w:rPr>
      </w:pPr>
      <w:r>
        <w:rPr>
          <w:rFonts w:ascii="Times New Roman" w:eastAsiaTheme="minorEastAsia" w:hAnsi="Times New Roman"/>
          <w:color w:val="000000"/>
        </w:rPr>
        <w:tab/>
        <w:t xml:space="preserve">Games and play have an involved and </w:t>
      </w:r>
      <w:r w:rsidR="00751F4A">
        <w:rPr>
          <w:rFonts w:ascii="Times New Roman" w:eastAsiaTheme="minorEastAsia" w:hAnsi="Times New Roman"/>
          <w:color w:val="000000"/>
        </w:rPr>
        <w:t>intimate</w:t>
      </w:r>
      <w:r>
        <w:rPr>
          <w:rFonts w:ascii="Times New Roman" w:eastAsiaTheme="minorEastAsia" w:hAnsi="Times New Roman"/>
          <w:color w:val="000000"/>
        </w:rPr>
        <w:t xml:space="preserve"> history. Over the last 60 years, their prodigy child—video games—has had a massive impact on human society and culture. One area in particular—education—has teamed up with video games and video game play to improve the quality of the human experience. A new addition to the team—holistic gaming—works to </w:t>
      </w:r>
      <w:r w:rsidR="00751F4A">
        <w:rPr>
          <w:rFonts w:ascii="Times New Roman" w:eastAsiaTheme="minorEastAsia" w:hAnsi="Times New Roman"/>
          <w:color w:val="000000"/>
        </w:rPr>
        <w:t>understand this relationship between humans, video games,</w:t>
      </w:r>
      <w:r w:rsidR="00074023">
        <w:rPr>
          <w:rFonts w:ascii="Times New Roman" w:eastAsiaTheme="minorEastAsia" w:hAnsi="Times New Roman"/>
          <w:color w:val="000000"/>
        </w:rPr>
        <w:t xml:space="preserve"> and video play. H</w:t>
      </w:r>
      <w:r w:rsidR="00751F4A">
        <w:rPr>
          <w:rFonts w:ascii="Times New Roman" w:eastAsiaTheme="minorEastAsia" w:hAnsi="Times New Roman"/>
          <w:color w:val="000000"/>
        </w:rPr>
        <w:t xml:space="preserve">olistic gaming provides intelligible and instrumental results. </w:t>
      </w:r>
      <w:r w:rsidR="00E337E0">
        <w:rPr>
          <w:rFonts w:ascii="Times New Roman" w:eastAsiaTheme="minorEastAsia" w:hAnsi="Times New Roman"/>
          <w:color w:val="000000"/>
        </w:rPr>
        <w:t>Through experimental analysis, researchers can measure and identify</w:t>
      </w:r>
      <w:r w:rsidR="00DD3DA8">
        <w:rPr>
          <w:rFonts w:ascii="Times New Roman" w:eastAsiaTheme="minorEastAsia" w:hAnsi="Times New Roman"/>
          <w:color w:val="000000"/>
        </w:rPr>
        <w:t xml:space="preserve"> the affect video game elements have on physi</w:t>
      </w:r>
      <w:r w:rsidR="00E337E0">
        <w:rPr>
          <w:rFonts w:ascii="Times New Roman" w:eastAsiaTheme="minorEastAsia" w:hAnsi="Times New Roman"/>
          <w:color w:val="000000"/>
        </w:rPr>
        <w:t>cal and psychological processes. From these findings,</w:t>
      </w:r>
      <w:r w:rsidR="00DD3DA8">
        <w:rPr>
          <w:rFonts w:ascii="Times New Roman" w:eastAsiaTheme="minorEastAsia" w:hAnsi="Times New Roman"/>
          <w:color w:val="000000"/>
        </w:rPr>
        <w:t xml:space="preserve"> game engineers can design innovative experiences that address a plethora of problems, phenomena, and people.</w:t>
      </w:r>
    </w:p>
    <w:p w:rsidR="00751F4A" w:rsidRDefault="00751F4A" w:rsidP="005415B5">
      <w:pPr>
        <w:spacing w:line="480" w:lineRule="auto"/>
        <w:contextualSpacing/>
        <w:rPr>
          <w:rFonts w:ascii="Times New Roman" w:eastAsiaTheme="minorEastAsia" w:hAnsi="Times New Roman"/>
          <w:color w:val="000000"/>
        </w:rPr>
      </w:pPr>
      <w:r>
        <w:rPr>
          <w:rFonts w:ascii="Times New Roman" w:eastAsiaTheme="minorEastAsia" w:hAnsi="Times New Roman"/>
          <w:color w:val="000000"/>
        </w:rPr>
        <w:tab/>
        <w:t xml:space="preserve">Video games and video game play have </w:t>
      </w:r>
      <w:r w:rsidR="001D229C">
        <w:rPr>
          <w:rFonts w:ascii="Times New Roman" w:eastAsiaTheme="minorEastAsia" w:hAnsi="Times New Roman"/>
          <w:color w:val="000000"/>
        </w:rPr>
        <w:t>quantifiable</w:t>
      </w:r>
      <w:r>
        <w:rPr>
          <w:rFonts w:ascii="Times New Roman" w:eastAsiaTheme="minorEastAsia" w:hAnsi="Times New Roman"/>
          <w:color w:val="000000"/>
        </w:rPr>
        <w:t xml:space="preserve"> effects. Video games produce </w:t>
      </w:r>
      <w:r w:rsidR="001D229C">
        <w:rPr>
          <w:rFonts w:ascii="Times New Roman" w:eastAsiaTheme="minorEastAsia" w:hAnsi="Times New Roman"/>
          <w:color w:val="000000"/>
        </w:rPr>
        <w:t>physical and psychological</w:t>
      </w:r>
      <w:r>
        <w:rPr>
          <w:rFonts w:ascii="Times New Roman" w:eastAsiaTheme="minorEastAsia" w:hAnsi="Times New Roman"/>
          <w:color w:val="000000"/>
        </w:rPr>
        <w:t xml:space="preserve"> improvements</w:t>
      </w:r>
      <w:r w:rsidR="001D229C">
        <w:rPr>
          <w:rFonts w:ascii="Times New Roman" w:eastAsiaTheme="minorEastAsia" w:hAnsi="Times New Roman"/>
          <w:color w:val="000000"/>
        </w:rPr>
        <w:t xml:space="preserve"> as well as</w:t>
      </w:r>
      <w:r>
        <w:rPr>
          <w:rFonts w:ascii="Times New Roman" w:eastAsiaTheme="minorEastAsia" w:hAnsi="Times New Roman"/>
          <w:color w:val="000000"/>
        </w:rPr>
        <w:t xml:space="preserve"> impairments</w:t>
      </w:r>
      <w:r w:rsidR="001D229C">
        <w:rPr>
          <w:rFonts w:ascii="Times New Roman" w:eastAsiaTheme="minorEastAsia" w:hAnsi="Times New Roman"/>
          <w:color w:val="000000"/>
        </w:rPr>
        <w:t>. These effects have a reciprocal relationship, and they are products of neurobiological processes</w:t>
      </w:r>
      <w:r>
        <w:rPr>
          <w:rFonts w:ascii="Times New Roman" w:eastAsiaTheme="minorEastAsia" w:hAnsi="Times New Roman"/>
          <w:color w:val="000000"/>
        </w:rPr>
        <w:t>. As long as we approach video games in a holistic sense, we can design them to make us smarter and stronger while minimiz</w:t>
      </w:r>
      <w:r w:rsidR="00C54772">
        <w:rPr>
          <w:rFonts w:ascii="Times New Roman" w:eastAsiaTheme="minorEastAsia" w:hAnsi="Times New Roman"/>
          <w:color w:val="000000"/>
        </w:rPr>
        <w:t xml:space="preserve">ing negative effects. The </w:t>
      </w:r>
      <w:r>
        <w:rPr>
          <w:rFonts w:ascii="Times New Roman" w:eastAsiaTheme="minorEastAsia" w:hAnsi="Times New Roman"/>
          <w:color w:val="000000"/>
        </w:rPr>
        <w:t>cognitive training</w:t>
      </w:r>
      <w:r w:rsidR="001D229C">
        <w:rPr>
          <w:rFonts w:ascii="Times New Roman" w:eastAsiaTheme="minorEastAsia" w:hAnsi="Times New Roman"/>
          <w:color w:val="000000"/>
        </w:rPr>
        <w:t>, physical affordances,</w:t>
      </w:r>
      <w:r>
        <w:rPr>
          <w:rFonts w:ascii="Times New Roman" w:eastAsiaTheme="minorEastAsia" w:hAnsi="Times New Roman"/>
          <w:color w:val="000000"/>
        </w:rPr>
        <w:t xml:space="preserve"> and learning opportunities created by video games</w:t>
      </w:r>
      <w:r w:rsidR="00C54772">
        <w:rPr>
          <w:rFonts w:ascii="Times New Roman" w:eastAsiaTheme="minorEastAsia" w:hAnsi="Times New Roman"/>
          <w:color w:val="000000"/>
        </w:rPr>
        <w:t xml:space="preserve"> are priceless</w:t>
      </w:r>
      <w:r>
        <w:rPr>
          <w:rFonts w:ascii="Times New Roman" w:eastAsiaTheme="minorEastAsia" w:hAnsi="Times New Roman"/>
          <w:color w:val="000000"/>
        </w:rPr>
        <w:t>, and they can be developed t</w:t>
      </w:r>
      <w:r w:rsidR="00A32271">
        <w:rPr>
          <w:rFonts w:ascii="Times New Roman" w:eastAsiaTheme="minorEastAsia" w:hAnsi="Times New Roman"/>
          <w:color w:val="000000"/>
        </w:rPr>
        <w:t xml:space="preserve">o improve cognitive resources, </w:t>
      </w:r>
      <w:r w:rsidR="00485514">
        <w:rPr>
          <w:rFonts w:ascii="Times New Roman" w:eastAsiaTheme="minorEastAsia" w:hAnsi="Times New Roman"/>
          <w:color w:val="000000"/>
        </w:rPr>
        <w:t>physiological</w:t>
      </w:r>
      <w:r w:rsidR="00A32271">
        <w:rPr>
          <w:rFonts w:ascii="Times New Roman" w:eastAsiaTheme="minorEastAsia" w:hAnsi="Times New Roman"/>
          <w:color w:val="000000"/>
        </w:rPr>
        <w:t xml:space="preserve"> </w:t>
      </w:r>
      <w:r w:rsidR="00D7684E">
        <w:rPr>
          <w:rFonts w:ascii="Times New Roman" w:eastAsiaTheme="minorEastAsia" w:hAnsi="Times New Roman"/>
          <w:color w:val="000000"/>
        </w:rPr>
        <w:t>processes</w:t>
      </w:r>
      <w:r w:rsidR="009F2E20">
        <w:rPr>
          <w:rFonts w:ascii="Times New Roman" w:eastAsiaTheme="minorEastAsia" w:hAnsi="Times New Roman"/>
          <w:color w:val="000000"/>
        </w:rPr>
        <w:t xml:space="preserve">, and educational </w:t>
      </w:r>
      <w:r w:rsidR="00074023">
        <w:rPr>
          <w:rFonts w:ascii="Times New Roman" w:eastAsiaTheme="minorEastAsia" w:hAnsi="Times New Roman"/>
          <w:color w:val="000000"/>
        </w:rPr>
        <w:t>knowledge</w:t>
      </w:r>
      <w:r w:rsidR="009F2E20">
        <w:rPr>
          <w:rFonts w:ascii="Times New Roman" w:eastAsiaTheme="minorEastAsia" w:hAnsi="Times New Roman"/>
          <w:color w:val="000000"/>
        </w:rPr>
        <w:t>.</w:t>
      </w:r>
    </w:p>
    <w:p w:rsidR="00453134" w:rsidRDefault="00751F4A" w:rsidP="005415B5">
      <w:pPr>
        <w:spacing w:line="480" w:lineRule="auto"/>
        <w:contextualSpacing/>
        <w:rPr>
          <w:rFonts w:ascii="Times New Roman" w:eastAsiaTheme="minorEastAsia" w:hAnsi="Times New Roman"/>
          <w:color w:val="000000"/>
        </w:rPr>
      </w:pPr>
      <w:r>
        <w:rPr>
          <w:rFonts w:ascii="Times New Roman" w:eastAsiaTheme="minorEastAsia" w:hAnsi="Times New Roman"/>
          <w:color w:val="000000"/>
        </w:rPr>
        <w:tab/>
      </w:r>
      <w:r w:rsidR="00EA223D">
        <w:rPr>
          <w:rFonts w:ascii="Times New Roman" w:eastAsiaTheme="minorEastAsia" w:hAnsi="Times New Roman"/>
          <w:color w:val="000000"/>
        </w:rPr>
        <w:t>V</w:t>
      </w:r>
      <w:r>
        <w:rPr>
          <w:rFonts w:ascii="Times New Roman" w:eastAsiaTheme="minorEastAsia" w:hAnsi="Times New Roman"/>
          <w:color w:val="000000"/>
        </w:rPr>
        <w:t xml:space="preserve">ideo games </w:t>
      </w:r>
      <w:r w:rsidR="00EA223D">
        <w:rPr>
          <w:rFonts w:ascii="Times New Roman" w:eastAsiaTheme="minorEastAsia" w:hAnsi="Times New Roman"/>
          <w:color w:val="000000"/>
        </w:rPr>
        <w:t>can help</w:t>
      </w:r>
      <w:r>
        <w:rPr>
          <w:rFonts w:ascii="Times New Roman" w:eastAsiaTheme="minorEastAsia" w:hAnsi="Times New Roman"/>
          <w:color w:val="000000"/>
        </w:rPr>
        <w:t xml:space="preserve"> </w:t>
      </w:r>
      <w:r w:rsidR="00453134">
        <w:rPr>
          <w:rFonts w:ascii="Times New Roman" w:eastAsiaTheme="minorEastAsia" w:hAnsi="Times New Roman"/>
          <w:color w:val="000000"/>
        </w:rPr>
        <w:t>treat physical problems brought about by accidents and illnesses</w:t>
      </w:r>
      <w:r w:rsidR="00A62192">
        <w:rPr>
          <w:rFonts w:ascii="Times New Roman" w:eastAsiaTheme="minorEastAsia" w:hAnsi="Times New Roman"/>
          <w:color w:val="000000"/>
        </w:rPr>
        <w:t xml:space="preserve"> as well as to prevent the onset of neurological disorders, impairments, and behaviors</w:t>
      </w:r>
      <w:r w:rsidR="00453134">
        <w:rPr>
          <w:rFonts w:ascii="Times New Roman" w:eastAsiaTheme="minorEastAsia" w:hAnsi="Times New Roman"/>
          <w:color w:val="000000"/>
        </w:rPr>
        <w:t xml:space="preserve">. </w:t>
      </w:r>
      <w:r w:rsidR="00D7684E">
        <w:rPr>
          <w:rFonts w:ascii="Times New Roman" w:eastAsiaTheme="minorEastAsia" w:hAnsi="Times New Roman"/>
          <w:color w:val="000000"/>
        </w:rPr>
        <w:t>Additionally</w:t>
      </w:r>
      <w:r w:rsidR="00453134">
        <w:rPr>
          <w:rFonts w:ascii="Times New Roman" w:eastAsiaTheme="minorEastAsia" w:hAnsi="Times New Roman"/>
          <w:color w:val="000000"/>
        </w:rPr>
        <w:t xml:space="preserve">, </w:t>
      </w:r>
      <w:r w:rsidR="00EA223D">
        <w:rPr>
          <w:rFonts w:ascii="Times New Roman" w:eastAsiaTheme="minorEastAsia" w:hAnsi="Times New Roman"/>
          <w:color w:val="000000"/>
        </w:rPr>
        <w:t>they</w:t>
      </w:r>
      <w:r w:rsidR="00453134">
        <w:rPr>
          <w:rFonts w:ascii="Times New Roman" w:eastAsiaTheme="minorEastAsia" w:hAnsi="Times New Roman"/>
          <w:color w:val="000000"/>
        </w:rPr>
        <w:t xml:space="preserve"> can be designed</w:t>
      </w:r>
      <w:r w:rsidR="00EA223D">
        <w:rPr>
          <w:rFonts w:ascii="Times New Roman" w:eastAsiaTheme="minorEastAsia" w:hAnsi="Times New Roman"/>
          <w:color w:val="000000"/>
        </w:rPr>
        <w:t xml:space="preserve"> and tailored </w:t>
      </w:r>
      <w:r w:rsidR="00453134">
        <w:rPr>
          <w:rFonts w:ascii="Times New Roman" w:eastAsiaTheme="minorEastAsia" w:hAnsi="Times New Roman"/>
          <w:color w:val="000000"/>
        </w:rPr>
        <w:t>for a specific circumstance</w:t>
      </w:r>
      <w:r w:rsidR="00EA223D">
        <w:rPr>
          <w:rFonts w:ascii="Times New Roman" w:eastAsiaTheme="minorEastAsia" w:hAnsi="Times New Roman"/>
          <w:color w:val="000000"/>
        </w:rPr>
        <w:t>, condition, or individual, and these differences can address a range of characteristics, experiences, and problems. Video games</w:t>
      </w:r>
      <w:r w:rsidR="00453134">
        <w:rPr>
          <w:rFonts w:ascii="Times New Roman" w:eastAsiaTheme="minorEastAsia" w:hAnsi="Times New Roman"/>
          <w:color w:val="000000"/>
        </w:rPr>
        <w:t xml:space="preserve"> serve as useful tools to educate and train </w:t>
      </w:r>
      <w:r w:rsidR="00EA223D">
        <w:rPr>
          <w:rFonts w:ascii="Times New Roman" w:eastAsiaTheme="minorEastAsia" w:hAnsi="Times New Roman"/>
          <w:color w:val="000000"/>
        </w:rPr>
        <w:t xml:space="preserve">medical and military </w:t>
      </w:r>
      <w:r w:rsidR="00453134">
        <w:rPr>
          <w:rFonts w:ascii="Times New Roman" w:eastAsiaTheme="minorEastAsia" w:hAnsi="Times New Roman"/>
          <w:color w:val="000000"/>
        </w:rPr>
        <w:t>professionals</w:t>
      </w:r>
      <w:r w:rsidR="00EA223D">
        <w:rPr>
          <w:rFonts w:ascii="Times New Roman" w:eastAsiaTheme="minorEastAsia" w:hAnsi="Times New Roman"/>
          <w:color w:val="000000"/>
        </w:rPr>
        <w:t xml:space="preserve">, and </w:t>
      </w:r>
      <w:r w:rsidR="00453134">
        <w:rPr>
          <w:rFonts w:ascii="Times New Roman" w:eastAsiaTheme="minorEastAsia" w:hAnsi="Times New Roman"/>
          <w:color w:val="000000"/>
        </w:rPr>
        <w:t>future video games can serve as powerful pedagogical tools to teach a process, phenomenon, or any particular interest</w:t>
      </w:r>
      <w:r w:rsidR="00EA223D">
        <w:rPr>
          <w:rFonts w:ascii="Times New Roman" w:eastAsiaTheme="minorEastAsia" w:hAnsi="Times New Roman"/>
          <w:color w:val="000000"/>
        </w:rPr>
        <w:t>. Through analytical and pragmatic study, purposeful video game design can produce efficacious results.</w:t>
      </w:r>
    </w:p>
    <w:p w:rsidR="00751F4A" w:rsidRDefault="00453134" w:rsidP="005415B5">
      <w:pPr>
        <w:spacing w:line="480" w:lineRule="auto"/>
        <w:contextualSpacing/>
        <w:rPr>
          <w:rFonts w:ascii="Times New Roman" w:eastAsiaTheme="minorEastAsia" w:hAnsi="Times New Roman"/>
          <w:color w:val="000000"/>
        </w:rPr>
      </w:pPr>
      <w:r>
        <w:rPr>
          <w:rFonts w:ascii="Times New Roman" w:eastAsiaTheme="minorEastAsia" w:hAnsi="Times New Roman"/>
          <w:color w:val="000000"/>
        </w:rPr>
        <w:tab/>
      </w:r>
      <w:r w:rsidR="00EA223D">
        <w:rPr>
          <w:rFonts w:ascii="Times New Roman" w:eastAsiaTheme="minorEastAsia" w:hAnsi="Times New Roman"/>
          <w:color w:val="000000"/>
        </w:rPr>
        <w:t>Holistic gaming can improve the quality of this</w:t>
      </w:r>
      <w:r w:rsidR="00823E88">
        <w:rPr>
          <w:rFonts w:ascii="Times New Roman" w:eastAsiaTheme="minorEastAsia" w:hAnsi="Times New Roman"/>
          <w:color w:val="000000"/>
        </w:rPr>
        <w:t xml:space="preserve"> world</w:t>
      </w:r>
      <w:r>
        <w:rPr>
          <w:rFonts w:ascii="Times New Roman" w:eastAsiaTheme="minorEastAsia" w:hAnsi="Times New Roman"/>
          <w:color w:val="000000"/>
        </w:rPr>
        <w:t xml:space="preserve">. There are many ways holistic gaming will develop and grow, and the most fruitful endeavor will involve a complete systems learning game. By increasing the quality and quantity of </w:t>
      </w:r>
      <w:r w:rsidR="00EA223D">
        <w:rPr>
          <w:rFonts w:ascii="Times New Roman" w:eastAsiaTheme="minorEastAsia" w:hAnsi="Times New Roman"/>
          <w:color w:val="000000"/>
        </w:rPr>
        <w:t>the</w:t>
      </w:r>
      <w:r>
        <w:rPr>
          <w:rFonts w:ascii="Times New Roman" w:eastAsiaTheme="minorEastAsia" w:hAnsi="Times New Roman"/>
          <w:color w:val="000000"/>
        </w:rPr>
        <w:t xml:space="preserve"> educational system, </w:t>
      </w:r>
      <w:r w:rsidR="00EA223D">
        <w:rPr>
          <w:rFonts w:ascii="Times New Roman" w:eastAsiaTheme="minorEastAsia" w:hAnsi="Times New Roman"/>
          <w:color w:val="000000"/>
        </w:rPr>
        <w:t xml:space="preserve">video games will change </w:t>
      </w:r>
      <w:r w:rsidR="004E35AD">
        <w:rPr>
          <w:rFonts w:ascii="Times New Roman" w:eastAsiaTheme="minorEastAsia" w:hAnsi="Times New Roman"/>
          <w:color w:val="000000"/>
        </w:rPr>
        <w:t xml:space="preserve">humanity </w:t>
      </w:r>
      <w:r w:rsidR="00EA223D">
        <w:rPr>
          <w:rFonts w:ascii="Times New Roman" w:eastAsiaTheme="minorEastAsia" w:hAnsi="Times New Roman"/>
          <w:color w:val="000000"/>
        </w:rPr>
        <w:t>and facilitate its development in a number of ways</w:t>
      </w:r>
      <w:r w:rsidR="004E35AD">
        <w:rPr>
          <w:rFonts w:ascii="Times New Roman" w:eastAsiaTheme="minorEastAsia" w:hAnsi="Times New Roman"/>
          <w:color w:val="000000"/>
        </w:rPr>
        <w:t xml:space="preserve">. Holistic gaming serves as a valuable </w:t>
      </w:r>
      <w:r w:rsidR="00485514">
        <w:rPr>
          <w:rFonts w:ascii="Times New Roman" w:eastAsiaTheme="minorEastAsia" w:hAnsi="Times New Roman"/>
          <w:color w:val="000000"/>
        </w:rPr>
        <w:t>stimulus</w:t>
      </w:r>
      <w:r w:rsidR="004E35AD">
        <w:rPr>
          <w:rFonts w:ascii="Times New Roman" w:eastAsiaTheme="minorEastAsia" w:hAnsi="Times New Roman"/>
          <w:color w:val="000000"/>
        </w:rPr>
        <w:t xml:space="preserve"> for that change.</w:t>
      </w:r>
    </w:p>
    <w:p w:rsidR="0070698E" w:rsidRDefault="0070698E" w:rsidP="005415B5">
      <w:pPr>
        <w:spacing w:line="480" w:lineRule="auto"/>
        <w:contextualSpacing/>
        <w:jc w:val="center"/>
        <w:rPr>
          <w:rFonts w:ascii="Times New Roman" w:eastAsiaTheme="minorEastAsia" w:hAnsi="Times New Roman"/>
          <w:b/>
          <w:color w:val="000000"/>
        </w:rPr>
      </w:pPr>
      <w:r>
        <w:rPr>
          <w:rFonts w:ascii="Times New Roman" w:eastAsiaTheme="minorEastAsia" w:hAnsi="Times New Roman"/>
          <w:b/>
          <w:color w:val="000000"/>
        </w:rPr>
        <w:br w:type="column"/>
        <w:t>Acknowledgements</w:t>
      </w:r>
    </w:p>
    <w:p w:rsidR="00421289" w:rsidRDefault="0070698E" w:rsidP="0070698E">
      <w:pPr>
        <w:spacing w:line="480" w:lineRule="auto"/>
        <w:contextualSpacing/>
        <w:rPr>
          <w:rFonts w:ascii="Times New Roman" w:eastAsiaTheme="minorEastAsia" w:hAnsi="Times New Roman"/>
          <w:color w:val="000000"/>
        </w:rPr>
      </w:pPr>
      <w:r>
        <w:rPr>
          <w:rFonts w:ascii="Times New Roman" w:eastAsiaTheme="minorEastAsia" w:hAnsi="Times New Roman"/>
          <w:color w:val="000000"/>
        </w:rPr>
        <w:t xml:space="preserve">This is a special thank you to everyone who helped me </w:t>
      </w:r>
      <w:proofErr w:type="gramStart"/>
      <w:r>
        <w:rPr>
          <w:rFonts w:ascii="Times New Roman" w:eastAsiaTheme="minorEastAsia" w:hAnsi="Times New Roman"/>
          <w:color w:val="000000"/>
        </w:rPr>
        <w:t>develop</w:t>
      </w:r>
      <w:proofErr w:type="gramEnd"/>
      <w:r>
        <w:rPr>
          <w:rFonts w:ascii="Times New Roman" w:eastAsiaTheme="minorEastAsia" w:hAnsi="Times New Roman"/>
          <w:color w:val="000000"/>
        </w:rPr>
        <w:t xml:space="preserve"> these ideas and provided me with their time, effort, and energy. </w:t>
      </w:r>
    </w:p>
    <w:p w:rsidR="00BC6BAA" w:rsidRDefault="002C5770" w:rsidP="00421289">
      <w:pPr>
        <w:spacing w:line="480" w:lineRule="auto"/>
        <w:ind w:firstLine="720"/>
        <w:contextualSpacing/>
        <w:rPr>
          <w:rFonts w:ascii="Times New Roman" w:eastAsiaTheme="minorEastAsia" w:hAnsi="Times New Roman"/>
          <w:color w:val="000000"/>
        </w:rPr>
      </w:pPr>
      <w:r>
        <w:rPr>
          <w:rFonts w:ascii="Times New Roman" w:eastAsiaTheme="minorEastAsia" w:hAnsi="Times New Roman"/>
          <w:color w:val="000000"/>
        </w:rPr>
        <w:t xml:space="preserve">Thank you </w:t>
      </w:r>
      <w:r w:rsidR="0070698E">
        <w:rPr>
          <w:rFonts w:ascii="Times New Roman" w:eastAsiaTheme="minorEastAsia" w:hAnsi="Times New Roman"/>
          <w:color w:val="000000"/>
        </w:rPr>
        <w:t xml:space="preserve">Randall Cream, Simon Tarr, and Briana Timmerman for helping me </w:t>
      </w:r>
      <w:r w:rsidR="00BC6BAA">
        <w:rPr>
          <w:rFonts w:ascii="Times New Roman" w:eastAsiaTheme="minorEastAsia" w:hAnsi="Times New Roman"/>
          <w:color w:val="000000"/>
        </w:rPr>
        <w:t>to receive a Magellan Scholars</w:t>
      </w:r>
      <w:r w:rsidR="0070698E">
        <w:rPr>
          <w:rFonts w:ascii="Times New Roman" w:eastAsiaTheme="minorEastAsia" w:hAnsi="Times New Roman"/>
          <w:color w:val="000000"/>
        </w:rPr>
        <w:t xml:space="preserve"> at the end of my freshman year to work on </w:t>
      </w:r>
      <w:r w:rsidR="0070698E">
        <w:rPr>
          <w:rFonts w:ascii="Times New Roman" w:eastAsiaTheme="minorEastAsia" w:hAnsi="Times New Roman"/>
          <w:i/>
          <w:color w:val="000000"/>
        </w:rPr>
        <w:t>Learning About Learning: Cognitive Gaming as a Technology of the Self</w:t>
      </w:r>
      <w:r w:rsidR="0070698E">
        <w:rPr>
          <w:rFonts w:ascii="Times New Roman" w:eastAsiaTheme="minorEastAsia" w:hAnsi="Times New Roman"/>
          <w:color w:val="000000"/>
        </w:rPr>
        <w:t xml:space="preserve">. </w:t>
      </w:r>
      <w:r w:rsidR="00BC6BAA">
        <w:rPr>
          <w:rFonts w:ascii="Times New Roman" w:eastAsiaTheme="minorEastAsia" w:hAnsi="Times New Roman"/>
          <w:color w:val="000000"/>
        </w:rPr>
        <w:t>Thank you for your continued support and suggestions throughout the project.</w:t>
      </w:r>
      <w:r>
        <w:rPr>
          <w:rFonts w:ascii="Times New Roman" w:eastAsiaTheme="minorEastAsia" w:hAnsi="Times New Roman"/>
          <w:color w:val="000000"/>
        </w:rPr>
        <w:t xml:space="preserve"> Also, thank you Collin-Jamal Smith, Simon Tarr, and Randall Cream for you help in conceiving Immunis.</w:t>
      </w:r>
    </w:p>
    <w:p w:rsidR="00BC6BAA" w:rsidRDefault="0070698E" w:rsidP="00BC6BAA">
      <w:pPr>
        <w:spacing w:line="480" w:lineRule="auto"/>
        <w:ind w:firstLine="720"/>
        <w:contextualSpacing/>
        <w:rPr>
          <w:rFonts w:ascii="Times New Roman" w:eastAsiaTheme="minorEastAsia" w:hAnsi="Times New Roman"/>
          <w:color w:val="000000"/>
        </w:rPr>
      </w:pPr>
      <w:r>
        <w:rPr>
          <w:rFonts w:ascii="Times New Roman" w:eastAsiaTheme="minorEastAsia" w:hAnsi="Times New Roman"/>
          <w:color w:val="000000"/>
        </w:rPr>
        <w:t>Thank you to Collin-Jamal Smith, William Hoskins,</w:t>
      </w:r>
      <w:r w:rsidR="00020605">
        <w:rPr>
          <w:rFonts w:ascii="Times New Roman" w:eastAsiaTheme="minorEastAsia" w:hAnsi="Times New Roman"/>
          <w:color w:val="000000"/>
        </w:rPr>
        <w:t xml:space="preserve"> Aiden Zanders,</w:t>
      </w:r>
      <w:r>
        <w:rPr>
          <w:rFonts w:ascii="Times New Roman" w:eastAsiaTheme="minorEastAsia" w:hAnsi="Times New Roman"/>
          <w:color w:val="000000"/>
        </w:rPr>
        <w:t xml:space="preserve"> Jennifer Guiliano, </w:t>
      </w:r>
      <w:r w:rsidR="00BC6BAA">
        <w:rPr>
          <w:rFonts w:ascii="Times New Roman" w:eastAsiaTheme="minorEastAsia" w:hAnsi="Times New Roman"/>
          <w:color w:val="000000"/>
        </w:rPr>
        <w:t>Jijun Tang, Jun Zhou, and Briana Timmerman for helping me to receive an Exploration Scholars and work on Immunis during my sophomore</w:t>
      </w:r>
      <w:r w:rsidR="00405601">
        <w:rPr>
          <w:rFonts w:ascii="Times New Roman" w:eastAsiaTheme="minorEastAsia" w:hAnsi="Times New Roman"/>
          <w:color w:val="000000"/>
        </w:rPr>
        <w:t xml:space="preserve"> year. As well, a special thank you</w:t>
      </w:r>
      <w:r w:rsidR="00BC6BAA">
        <w:rPr>
          <w:rFonts w:ascii="Times New Roman" w:eastAsiaTheme="minorEastAsia" w:hAnsi="Times New Roman"/>
          <w:color w:val="000000"/>
        </w:rPr>
        <w:t xml:space="preserve"> to Dan Kheadies </w:t>
      </w:r>
      <w:r w:rsidR="002C5770">
        <w:rPr>
          <w:rFonts w:ascii="Times New Roman" w:eastAsiaTheme="minorEastAsia" w:hAnsi="Times New Roman"/>
          <w:color w:val="000000"/>
        </w:rPr>
        <w:t>for your help in conceiving</w:t>
      </w:r>
      <w:r w:rsidR="00BC6BAA">
        <w:rPr>
          <w:rFonts w:ascii="Times New Roman" w:eastAsiaTheme="minorEastAsia" w:hAnsi="Times New Roman"/>
          <w:color w:val="000000"/>
        </w:rPr>
        <w:t xml:space="preserve"> Particle.</w:t>
      </w:r>
    </w:p>
    <w:p w:rsidR="00421289" w:rsidRDefault="002C5770" w:rsidP="00BC6BAA">
      <w:pPr>
        <w:spacing w:line="480" w:lineRule="auto"/>
        <w:ind w:firstLine="720"/>
        <w:contextualSpacing/>
        <w:rPr>
          <w:rFonts w:ascii="Times New Roman" w:eastAsiaTheme="minorEastAsia" w:hAnsi="Times New Roman"/>
          <w:color w:val="000000"/>
        </w:rPr>
      </w:pPr>
      <w:r>
        <w:rPr>
          <w:rFonts w:ascii="Times New Roman" w:eastAsiaTheme="minorEastAsia" w:hAnsi="Times New Roman"/>
          <w:color w:val="000000"/>
        </w:rPr>
        <w:t>Thank you</w:t>
      </w:r>
      <w:r w:rsidR="00BC6BAA">
        <w:rPr>
          <w:rFonts w:ascii="Times New Roman" w:eastAsiaTheme="minorEastAsia" w:hAnsi="Times New Roman"/>
          <w:color w:val="000000"/>
        </w:rPr>
        <w:t xml:space="preserve"> Dane Finch for your continuous and much appreciated guidance in the creation and development of Particle Systems, LLC. </w:t>
      </w:r>
      <w:proofErr w:type="gramStart"/>
      <w:r w:rsidR="00BC6BAA">
        <w:rPr>
          <w:rFonts w:ascii="Times New Roman" w:eastAsiaTheme="minorEastAsia" w:hAnsi="Times New Roman"/>
          <w:color w:val="000000"/>
        </w:rPr>
        <w:t>and</w:t>
      </w:r>
      <w:proofErr w:type="gramEnd"/>
      <w:r w:rsidR="00BC6BAA">
        <w:rPr>
          <w:rFonts w:ascii="Times New Roman" w:eastAsiaTheme="minorEastAsia" w:hAnsi="Times New Roman"/>
          <w:color w:val="000000"/>
        </w:rPr>
        <w:t xml:space="preserve"> Immunis, LLC.</w:t>
      </w:r>
      <w:r w:rsidR="003B0C1F">
        <w:rPr>
          <w:rFonts w:ascii="Times New Roman" w:eastAsiaTheme="minorEastAsia" w:hAnsi="Times New Roman"/>
          <w:color w:val="000000"/>
        </w:rPr>
        <w:t xml:space="preserve"> </w:t>
      </w:r>
      <w:proofErr w:type="gramStart"/>
      <w:r w:rsidR="003B0C1F">
        <w:rPr>
          <w:rFonts w:ascii="Times New Roman" w:eastAsiaTheme="minorEastAsia" w:hAnsi="Times New Roman"/>
          <w:color w:val="000000"/>
        </w:rPr>
        <w:t>during</w:t>
      </w:r>
      <w:proofErr w:type="gramEnd"/>
      <w:r w:rsidR="003B0C1F">
        <w:rPr>
          <w:rFonts w:ascii="Times New Roman" w:eastAsiaTheme="minorEastAsia" w:hAnsi="Times New Roman"/>
          <w:color w:val="000000"/>
        </w:rPr>
        <w:t xml:space="preserve"> my junior </w:t>
      </w:r>
      <w:r w:rsidR="00405601">
        <w:rPr>
          <w:rFonts w:ascii="Times New Roman" w:eastAsiaTheme="minorEastAsia" w:hAnsi="Times New Roman"/>
          <w:color w:val="000000"/>
        </w:rPr>
        <w:t>and senior years</w:t>
      </w:r>
      <w:r w:rsidR="003B0C1F">
        <w:rPr>
          <w:rFonts w:ascii="Times New Roman" w:eastAsiaTheme="minorEastAsia" w:hAnsi="Times New Roman"/>
          <w:color w:val="000000"/>
        </w:rPr>
        <w:t>.</w:t>
      </w:r>
      <w:r w:rsidR="00BC6BAA">
        <w:rPr>
          <w:rFonts w:ascii="Times New Roman" w:eastAsiaTheme="minorEastAsia" w:hAnsi="Times New Roman"/>
          <w:color w:val="000000"/>
        </w:rPr>
        <w:t xml:space="preserve"> Thank you to </w:t>
      </w:r>
      <w:r w:rsidR="00020605">
        <w:rPr>
          <w:rFonts w:ascii="Times New Roman" w:eastAsiaTheme="minorEastAsia" w:hAnsi="Times New Roman"/>
          <w:color w:val="000000"/>
        </w:rPr>
        <w:t xml:space="preserve">Collin-Jamal Smith, </w:t>
      </w:r>
      <w:r w:rsidR="00BC6BAA">
        <w:rPr>
          <w:rFonts w:ascii="Times New Roman" w:eastAsiaTheme="minorEastAsia" w:hAnsi="Times New Roman"/>
          <w:color w:val="000000"/>
        </w:rPr>
        <w:t>Greg Melon, Drew Heavner,</w:t>
      </w:r>
      <w:r w:rsidR="00020605">
        <w:rPr>
          <w:rFonts w:ascii="Times New Roman" w:eastAsiaTheme="minorEastAsia" w:hAnsi="Times New Roman"/>
          <w:color w:val="000000"/>
        </w:rPr>
        <w:t xml:space="preserve"> David Moody,</w:t>
      </w:r>
      <w:r w:rsidR="00BC6BAA">
        <w:rPr>
          <w:rFonts w:ascii="Times New Roman" w:eastAsiaTheme="minorEastAsia" w:hAnsi="Times New Roman"/>
          <w:color w:val="000000"/>
        </w:rPr>
        <w:t xml:space="preserve"> Will Galloway, the Columbia Technology Incubator</w:t>
      </w:r>
      <w:r w:rsidR="003B0C1F">
        <w:rPr>
          <w:rFonts w:ascii="Times New Roman" w:eastAsiaTheme="minorEastAsia" w:hAnsi="Times New Roman"/>
          <w:color w:val="000000"/>
        </w:rPr>
        <w:t>, and the Intellectual Properties Office at USC</w:t>
      </w:r>
      <w:r w:rsidR="00421289">
        <w:rPr>
          <w:rFonts w:ascii="Times New Roman" w:eastAsiaTheme="minorEastAsia" w:hAnsi="Times New Roman"/>
          <w:color w:val="000000"/>
        </w:rPr>
        <w:t xml:space="preserve"> for your support and work on Immunis.</w:t>
      </w:r>
    </w:p>
    <w:p w:rsidR="005429F7" w:rsidRDefault="00421289" w:rsidP="00FA3571">
      <w:pPr>
        <w:spacing w:line="480" w:lineRule="auto"/>
        <w:ind w:firstLine="720"/>
        <w:contextualSpacing/>
        <w:rPr>
          <w:rFonts w:ascii="Times New Roman" w:eastAsiaTheme="minorEastAsia" w:hAnsi="Times New Roman"/>
          <w:color w:val="000000"/>
        </w:rPr>
      </w:pPr>
      <w:r>
        <w:rPr>
          <w:rFonts w:ascii="Times New Roman" w:eastAsiaTheme="minorEastAsia" w:hAnsi="Times New Roman"/>
          <w:color w:val="000000"/>
        </w:rPr>
        <w:t>Thank you to Susan Alexander and Sco</w:t>
      </w:r>
      <w:r w:rsidR="00FA3571">
        <w:rPr>
          <w:rFonts w:ascii="Times New Roman" w:eastAsiaTheme="minorEastAsia" w:hAnsi="Times New Roman"/>
          <w:color w:val="000000"/>
        </w:rPr>
        <w:t xml:space="preserve">tt Decker for helping me </w:t>
      </w:r>
      <w:r w:rsidR="003B0C1F">
        <w:rPr>
          <w:rFonts w:ascii="Times New Roman" w:eastAsiaTheme="minorEastAsia" w:hAnsi="Times New Roman"/>
          <w:color w:val="000000"/>
        </w:rPr>
        <w:t>obtain</w:t>
      </w:r>
      <w:r w:rsidR="00FA3571">
        <w:rPr>
          <w:rFonts w:ascii="Times New Roman" w:eastAsiaTheme="minorEastAsia" w:hAnsi="Times New Roman"/>
          <w:color w:val="000000"/>
        </w:rPr>
        <w:t xml:space="preserve"> another Exploration Scholars and investigate the neurobiological effects of video games with my paper, </w:t>
      </w:r>
      <w:r w:rsidR="00FA3571">
        <w:rPr>
          <w:rFonts w:ascii="Times New Roman" w:eastAsiaTheme="minorEastAsia" w:hAnsi="Times New Roman"/>
          <w:i/>
          <w:color w:val="000000"/>
        </w:rPr>
        <w:t xml:space="preserve">A Review of the Cognitive and Physiological Effects of Video Games and Potential Uses in Research, Treatment, and Education. </w:t>
      </w:r>
      <w:r w:rsidR="00FA3571">
        <w:rPr>
          <w:rFonts w:ascii="Times New Roman" w:eastAsiaTheme="minorEastAsia" w:hAnsi="Times New Roman"/>
          <w:color w:val="000000"/>
        </w:rPr>
        <w:t xml:space="preserve">Additionally, thanks to Julia Englund, Chris Fedalei, </w:t>
      </w:r>
      <w:r w:rsidR="005429F7">
        <w:rPr>
          <w:rFonts w:ascii="Times New Roman" w:eastAsiaTheme="minorEastAsia" w:hAnsi="Times New Roman"/>
          <w:color w:val="000000"/>
        </w:rPr>
        <w:t xml:space="preserve">Michael Essman, </w:t>
      </w:r>
      <w:r w:rsidR="00FA3571">
        <w:rPr>
          <w:rFonts w:ascii="Times New Roman" w:eastAsiaTheme="minorEastAsia" w:hAnsi="Times New Roman"/>
          <w:color w:val="000000"/>
        </w:rPr>
        <w:t>and Victor Seeger for your time and generous support.</w:t>
      </w:r>
    </w:p>
    <w:p w:rsidR="00BC6BAA" w:rsidRDefault="005429F7" w:rsidP="00FA3571">
      <w:pPr>
        <w:spacing w:line="480" w:lineRule="auto"/>
        <w:ind w:firstLine="720"/>
        <w:contextualSpacing/>
        <w:rPr>
          <w:rFonts w:ascii="Times New Roman" w:eastAsiaTheme="minorEastAsia" w:hAnsi="Times New Roman"/>
          <w:color w:val="000000"/>
        </w:rPr>
      </w:pPr>
      <w:r>
        <w:rPr>
          <w:rFonts w:ascii="Times New Roman" w:eastAsiaTheme="minorEastAsia" w:hAnsi="Times New Roman"/>
          <w:color w:val="000000"/>
        </w:rPr>
        <w:t>A special thank you to Simon Tarr, Heidi Rae Cooley, and Ed Munn Sanchez for your support, suggestions, and help on this senior thesis.</w:t>
      </w:r>
    </w:p>
    <w:p w:rsidR="005415B5" w:rsidRDefault="00BC6BAA" w:rsidP="00BC6BAA">
      <w:pPr>
        <w:spacing w:line="480" w:lineRule="auto"/>
        <w:ind w:firstLine="720"/>
        <w:contextualSpacing/>
        <w:rPr>
          <w:rFonts w:ascii="Times New Roman" w:eastAsiaTheme="minorEastAsia" w:hAnsi="Times New Roman"/>
          <w:b/>
          <w:color w:val="000000"/>
        </w:rPr>
      </w:pPr>
      <w:r>
        <w:rPr>
          <w:rFonts w:ascii="Times New Roman" w:eastAsiaTheme="minorEastAsia" w:hAnsi="Times New Roman"/>
          <w:color w:val="000000"/>
        </w:rPr>
        <w:t>And finally, thank you to all the USC faculty</w:t>
      </w:r>
      <w:r w:rsidR="00FA3571">
        <w:rPr>
          <w:rFonts w:ascii="Times New Roman" w:eastAsiaTheme="minorEastAsia" w:hAnsi="Times New Roman"/>
          <w:color w:val="000000"/>
        </w:rPr>
        <w:t xml:space="preserve"> and Honors College staff</w:t>
      </w:r>
      <w:r w:rsidR="00421289">
        <w:rPr>
          <w:rFonts w:ascii="Times New Roman" w:eastAsiaTheme="minorEastAsia" w:hAnsi="Times New Roman"/>
          <w:color w:val="000000"/>
        </w:rPr>
        <w:t xml:space="preserve">, like Amit Almor, </w:t>
      </w:r>
      <w:r w:rsidR="005429F7">
        <w:rPr>
          <w:rFonts w:ascii="Times New Roman" w:eastAsiaTheme="minorEastAsia" w:hAnsi="Times New Roman"/>
          <w:color w:val="000000"/>
        </w:rPr>
        <w:t xml:space="preserve">Duncan Buell, </w:t>
      </w:r>
      <w:r w:rsidR="00421289">
        <w:rPr>
          <w:rFonts w:ascii="Times New Roman" w:eastAsiaTheme="minorEastAsia" w:hAnsi="Times New Roman"/>
          <w:color w:val="000000"/>
        </w:rPr>
        <w:t>Neil Levens,</w:t>
      </w:r>
      <w:r w:rsidR="005429F7">
        <w:rPr>
          <w:rFonts w:ascii="Times New Roman" w:eastAsiaTheme="minorEastAsia" w:hAnsi="Times New Roman"/>
          <w:color w:val="000000"/>
        </w:rPr>
        <w:t xml:space="preserve"> Diane Barnes,</w:t>
      </w:r>
      <w:r w:rsidR="00421289">
        <w:rPr>
          <w:rFonts w:ascii="Times New Roman" w:eastAsiaTheme="minorEastAsia" w:hAnsi="Times New Roman"/>
          <w:color w:val="000000"/>
        </w:rPr>
        <w:t xml:space="preserve"> </w:t>
      </w:r>
      <w:r w:rsidR="005429F7">
        <w:rPr>
          <w:rFonts w:ascii="Times New Roman" w:eastAsiaTheme="minorEastAsia" w:hAnsi="Times New Roman"/>
          <w:color w:val="000000"/>
        </w:rPr>
        <w:t xml:space="preserve">Sarah Woodin, </w:t>
      </w:r>
      <w:r w:rsidR="00C212F8">
        <w:rPr>
          <w:rFonts w:ascii="Times New Roman" w:eastAsiaTheme="minorEastAsia" w:hAnsi="Times New Roman"/>
          <w:color w:val="000000"/>
        </w:rPr>
        <w:t xml:space="preserve">Jay Blanchette, Chandrashekhar Patel, </w:t>
      </w:r>
      <w:r w:rsidR="00FA3571">
        <w:rPr>
          <w:rFonts w:ascii="Times New Roman" w:eastAsiaTheme="minorEastAsia" w:hAnsi="Times New Roman"/>
          <w:color w:val="000000"/>
        </w:rPr>
        <w:t xml:space="preserve">Julie Morris, William Morris, </w:t>
      </w:r>
      <w:r w:rsidR="003B0C1F">
        <w:rPr>
          <w:rFonts w:ascii="Times New Roman" w:eastAsiaTheme="minorEastAsia" w:hAnsi="Times New Roman"/>
          <w:color w:val="000000"/>
        </w:rPr>
        <w:t xml:space="preserve">Kellah Edens, </w:t>
      </w:r>
      <w:r w:rsidR="00FA3571">
        <w:rPr>
          <w:rFonts w:ascii="Times New Roman" w:eastAsiaTheme="minorEastAsia" w:hAnsi="Times New Roman"/>
          <w:color w:val="000000"/>
        </w:rPr>
        <w:t>Kevin Lewis, Richard Vogt, and so many more,</w:t>
      </w:r>
      <w:r>
        <w:rPr>
          <w:rFonts w:ascii="Times New Roman" w:eastAsiaTheme="minorEastAsia" w:hAnsi="Times New Roman"/>
          <w:color w:val="000000"/>
        </w:rPr>
        <w:t xml:space="preserve"> that provided me with </w:t>
      </w:r>
      <w:r w:rsidR="00421289">
        <w:rPr>
          <w:rFonts w:ascii="Times New Roman" w:eastAsiaTheme="minorEastAsia" w:hAnsi="Times New Roman"/>
          <w:color w:val="000000"/>
        </w:rPr>
        <w:t>opportunities, insight, guidance, and energy. You will never truly know how much I appreciate you.</w:t>
      </w:r>
      <w:r w:rsidR="005415B5">
        <w:rPr>
          <w:rFonts w:ascii="Times New Roman" w:eastAsiaTheme="minorEastAsia" w:hAnsi="Times New Roman"/>
          <w:b/>
          <w:color w:val="000000"/>
        </w:rPr>
        <w:br w:type="column"/>
      </w:r>
    </w:p>
    <w:p w:rsidR="000A3E4B" w:rsidRDefault="000A3E4B" w:rsidP="000A3E4B">
      <w:pPr>
        <w:spacing w:line="480" w:lineRule="auto"/>
        <w:contextualSpacing/>
        <w:rPr>
          <w:rFonts w:ascii="Times New Roman" w:eastAsiaTheme="minorEastAsia" w:hAnsi="Times New Roman"/>
          <w:b/>
          <w:color w:val="000000"/>
        </w:rPr>
      </w:pPr>
    </w:p>
    <w:p w:rsidR="005415B5" w:rsidRDefault="005415B5" w:rsidP="000A3E4B">
      <w:pPr>
        <w:spacing w:line="480" w:lineRule="auto"/>
        <w:contextualSpacing/>
        <w:rPr>
          <w:rFonts w:ascii="Times New Roman" w:eastAsiaTheme="minorEastAsia" w:hAnsi="Times New Roman"/>
          <w:b/>
          <w:color w:val="000000"/>
        </w:rPr>
      </w:pPr>
    </w:p>
    <w:p w:rsidR="005415B5" w:rsidRDefault="005415B5" w:rsidP="0015173E">
      <w:pPr>
        <w:spacing w:line="480" w:lineRule="auto"/>
        <w:contextualSpacing/>
        <w:rPr>
          <w:rFonts w:ascii="Times New Roman" w:eastAsiaTheme="minorEastAsia" w:hAnsi="Times New Roman"/>
          <w:b/>
          <w:color w:val="000000"/>
        </w:rPr>
      </w:pPr>
    </w:p>
    <w:p w:rsidR="005415B5" w:rsidRDefault="005415B5" w:rsidP="005415B5">
      <w:pPr>
        <w:spacing w:line="480" w:lineRule="auto"/>
        <w:contextualSpacing/>
        <w:jc w:val="center"/>
        <w:rPr>
          <w:rFonts w:ascii="Times New Roman" w:eastAsiaTheme="minorEastAsia" w:hAnsi="Times New Roman"/>
          <w:b/>
          <w:color w:val="000000"/>
        </w:rPr>
      </w:pPr>
    </w:p>
    <w:p w:rsidR="00FF4697" w:rsidRPr="00EC23A4" w:rsidRDefault="00FF4697" w:rsidP="005415B5">
      <w:pPr>
        <w:spacing w:line="480" w:lineRule="auto"/>
        <w:contextualSpacing/>
        <w:jc w:val="center"/>
        <w:rPr>
          <w:rFonts w:ascii="Times New Roman" w:hAnsi="Times New Roman"/>
          <w:color w:val="000000"/>
        </w:rPr>
      </w:pPr>
      <w:r>
        <w:rPr>
          <w:rFonts w:ascii="Times New Roman" w:eastAsiaTheme="minorEastAsia" w:hAnsi="Times New Roman"/>
          <w:b/>
          <w:color w:val="000000"/>
        </w:rPr>
        <w:t>My Beautiful Dark Twisted Fantasy</w:t>
      </w:r>
    </w:p>
    <w:p w:rsidR="00BD1F98" w:rsidRPr="00712848" w:rsidRDefault="00BD1F98" w:rsidP="00FF4697">
      <w:pPr>
        <w:spacing w:line="480" w:lineRule="auto"/>
        <w:contextualSpacing/>
        <w:jc w:val="center"/>
        <w:rPr>
          <w:rFonts w:ascii="Times New Roman" w:eastAsiaTheme="minorEastAsia" w:hAnsi="Times New Roman"/>
          <w:b/>
          <w:color w:val="000000"/>
        </w:rPr>
      </w:pPr>
    </w:p>
    <w:p w:rsidR="00BD1F98" w:rsidRPr="00712848" w:rsidRDefault="00FF4697" w:rsidP="00FF4697">
      <w:pPr>
        <w:spacing w:line="480" w:lineRule="auto"/>
        <w:contextualSpacing/>
        <w:jc w:val="center"/>
        <w:rPr>
          <w:rFonts w:ascii="Times New Roman" w:eastAsiaTheme="minorEastAsia" w:hAnsi="Times New Roman"/>
          <w:color w:val="000000"/>
        </w:rPr>
      </w:pPr>
      <w:r>
        <w:rPr>
          <w:rFonts w:ascii="Times New Roman" w:eastAsiaTheme="minorEastAsia" w:hAnsi="Times New Roman"/>
          <w:color w:val="000000"/>
        </w:rPr>
        <w:t>“</w:t>
      </w:r>
      <w:r w:rsidR="00BD1F98" w:rsidRPr="00712848">
        <w:rPr>
          <w:rFonts w:ascii="Times New Roman" w:eastAsiaTheme="minorEastAsia" w:hAnsi="Times New Roman"/>
          <w:color w:val="000000"/>
        </w:rPr>
        <w:t>Hey teacher teacher, tell me</w:t>
      </w:r>
    </w:p>
    <w:p w:rsidR="00BD1F98" w:rsidRPr="00712848" w:rsidRDefault="00BD1F98" w:rsidP="00FF4697">
      <w:pPr>
        <w:spacing w:line="480" w:lineRule="auto"/>
        <w:contextualSpacing/>
        <w:jc w:val="center"/>
        <w:rPr>
          <w:rFonts w:ascii="Times New Roman" w:eastAsiaTheme="minorEastAsia" w:hAnsi="Times New Roman"/>
          <w:color w:val="000000"/>
        </w:rPr>
      </w:pPr>
      <w:r w:rsidRPr="00712848">
        <w:rPr>
          <w:rFonts w:ascii="Times New Roman" w:eastAsiaTheme="minorEastAsia" w:hAnsi="Times New Roman"/>
          <w:color w:val="000000"/>
        </w:rPr>
        <w:t xml:space="preserve">How do you respond to </w:t>
      </w:r>
      <w:proofErr w:type="gramStart"/>
      <w:r w:rsidRPr="00712848">
        <w:rPr>
          <w:rFonts w:ascii="Times New Roman" w:eastAsiaTheme="minorEastAsia" w:hAnsi="Times New Roman"/>
          <w:color w:val="000000"/>
        </w:rPr>
        <w:t>students,</w:t>
      </w:r>
      <w:proofErr w:type="gramEnd"/>
    </w:p>
    <w:p w:rsidR="00BD1F98" w:rsidRPr="00712848" w:rsidRDefault="00BD1F98" w:rsidP="00FF4697">
      <w:pPr>
        <w:spacing w:line="480" w:lineRule="auto"/>
        <w:contextualSpacing/>
        <w:jc w:val="center"/>
        <w:rPr>
          <w:rFonts w:ascii="Times New Roman" w:eastAsiaTheme="minorEastAsia" w:hAnsi="Times New Roman"/>
          <w:color w:val="000000"/>
        </w:rPr>
      </w:pPr>
      <w:r w:rsidRPr="00712848">
        <w:rPr>
          <w:rFonts w:ascii="Times New Roman" w:eastAsiaTheme="minorEastAsia" w:hAnsi="Times New Roman"/>
          <w:color w:val="000000"/>
        </w:rPr>
        <w:t>And refresh the page,</w:t>
      </w:r>
    </w:p>
    <w:p w:rsidR="00BD1F98" w:rsidRPr="00712848" w:rsidRDefault="00BD1F98" w:rsidP="00FF4697">
      <w:pPr>
        <w:spacing w:line="480" w:lineRule="auto"/>
        <w:contextualSpacing/>
        <w:jc w:val="center"/>
        <w:rPr>
          <w:rFonts w:ascii="Times New Roman" w:eastAsiaTheme="minorEastAsia" w:hAnsi="Times New Roman"/>
          <w:color w:val="000000"/>
        </w:rPr>
      </w:pPr>
      <w:r w:rsidRPr="00712848">
        <w:rPr>
          <w:rFonts w:ascii="Times New Roman" w:eastAsiaTheme="minorEastAsia" w:hAnsi="Times New Roman"/>
          <w:color w:val="000000"/>
        </w:rPr>
        <w:t>And restart the memory?</w:t>
      </w:r>
    </w:p>
    <w:p w:rsidR="00BD1F98" w:rsidRPr="00712848" w:rsidRDefault="00BD1F98" w:rsidP="00FF4697">
      <w:pPr>
        <w:spacing w:line="480" w:lineRule="auto"/>
        <w:contextualSpacing/>
        <w:jc w:val="center"/>
        <w:rPr>
          <w:rFonts w:ascii="Times New Roman" w:eastAsiaTheme="minorEastAsia" w:hAnsi="Times New Roman"/>
          <w:color w:val="000000"/>
        </w:rPr>
      </w:pPr>
      <w:r w:rsidRPr="00712848">
        <w:rPr>
          <w:rFonts w:ascii="Times New Roman" w:eastAsiaTheme="minorEastAsia" w:hAnsi="Times New Roman"/>
          <w:color w:val="000000"/>
        </w:rPr>
        <w:t>Respark the soul,</w:t>
      </w:r>
    </w:p>
    <w:p w:rsidR="00BD1F98" w:rsidRPr="00712848" w:rsidRDefault="00BD1F98" w:rsidP="00FF4697">
      <w:pPr>
        <w:spacing w:line="480" w:lineRule="auto"/>
        <w:contextualSpacing/>
        <w:jc w:val="center"/>
        <w:rPr>
          <w:rFonts w:ascii="Times New Roman" w:eastAsiaTheme="minorEastAsia" w:hAnsi="Times New Roman"/>
          <w:color w:val="000000"/>
        </w:rPr>
      </w:pPr>
      <w:r w:rsidRPr="00712848">
        <w:rPr>
          <w:rFonts w:ascii="Times New Roman" w:eastAsiaTheme="minorEastAsia" w:hAnsi="Times New Roman"/>
          <w:color w:val="000000"/>
        </w:rPr>
        <w:t>And rebuild the energy?</w:t>
      </w:r>
    </w:p>
    <w:p w:rsidR="00BD1F98" w:rsidRPr="00712848" w:rsidRDefault="00BD1F98" w:rsidP="00FF4697">
      <w:pPr>
        <w:spacing w:line="480" w:lineRule="auto"/>
        <w:contextualSpacing/>
        <w:jc w:val="center"/>
        <w:rPr>
          <w:rFonts w:ascii="Times New Roman" w:eastAsiaTheme="minorEastAsia" w:hAnsi="Times New Roman"/>
          <w:color w:val="000000"/>
        </w:rPr>
      </w:pPr>
      <w:r w:rsidRPr="00712848">
        <w:rPr>
          <w:rFonts w:ascii="Times New Roman" w:eastAsiaTheme="minorEastAsia" w:hAnsi="Times New Roman"/>
          <w:color w:val="000000"/>
        </w:rPr>
        <w:t>We stopped the ignorance,</w:t>
      </w:r>
    </w:p>
    <w:p w:rsidR="00BD1F98" w:rsidRPr="00712848" w:rsidRDefault="00BD1F98" w:rsidP="00FF4697">
      <w:pPr>
        <w:spacing w:line="480" w:lineRule="auto"/>
        <w:contextualSpacing/>
        <w:jc w:val="center"/>
        <w:rPr>
          <w:rFonts w:ascii="Times New Roman" w:eastAsiaTheme="minorEastAsia" w:hAnsi="Times New Roman"/>
          <w:color w:val="000000"/>
        </w:rPr>
      </w:pPr>
      <w:r w:rsidRPr="00712848">
        <w:rPr>
          <w:rFonts w:ascii="Times New Roman" w:eastAsiaTheme="minorEastAsia" w:hAnsi="Times New Roman"/>
          <w:color w:val="000000"/>
        </w:rPr>
        <w:t>We killed the enemy.</w:t>
      </w:r>
    </w:p>
    <w:p w:rsidR="00BD1F98" w:rsidRPr="00712848" w:rsidRDefault="00BD1F98" w:rsidP="00FF4697">
      <w:pPr>
        <w:spacing w:line="480" w:lineRule="auto"/>
        <w:contextualSpacing/>
        <w:jc w:val="center"/>
        <w:rPr>
          <w:rFonts w:ascii="Times New Roman" w:eastAsiaTheme="minorEastAsia" w:hAnsi="Times New Roman"/>
          <w:color w:val="000000"/>
        </w:rPr>
      </w:pPr>
      <w:r w:rsidRPr="00712848">
        <w:rPr>
          <w:rFonts w:ascii="Times New Roman" w:eastAsiaTheme="minorEastAsia" w:hAnsi="Times New Roman"/>
          <w:color w:val="000000"/>
        </w:rPr>
        <w:t xml:space="preserve">Sorry for the night demons </w:t>
      </w:r>
      <w:proofErr w:type="gramStart"/>
      <w:r w:rsidRPr="00712848">
        <w:rPr>
          <w:rFonts w:ascii="Times New Roman" w:eastAsiaTheme="minorEastAsia" w:hAnsi="Times New Roman"/>
          <w:color w:val="000000"/>
        </w:rPr>
        <w:t>that still visit</w:t>
      </w:r>
      <w:proofErr w:type="gramEnd"/>
      <w:r w:rsidRPr="00712848">
        <w:rPr>
          <w:rFonts w:ascii="Times New Roman" w:eastAsiaTheme="minorEastAsia" w:hAnsi="Times New Roman"/>
          <w:color w:val="000000"/>
        </w:rPr>
        <w:t xml:space="preserve"> me.</w:t>
      </w:r>
      <w:r w:rsidR="00FF4697">
        <w:rPr>
          <w:rFonts w:ascii="Times New Roman" w:eastAsiaTheme="minorEastAsia" w:hAnsi="Times New Roman"/>
          <w:color w:val="000000"/>
        </w:rPr>
        <w:t>”</w:t>
      </w:r>
    </w:p>
    <w:p w:rsidR="00EB1B03" w:rsidRPr="00712848" w:rsidRDefault="00EB1B03" w:rsidP="00712848">
      <w:pPr>
        <w:spacing w:line="480" w:lineRule="auto"/>
        <w:contextualSpacing/>
        <w:rPr>
          <w:rFonts w:ascii="Times New Roman" w:eastAsiaTheme="minorEastAsia" w:hAnsi="Times New Roman"/>
          <w:color w:val="000000"/>
        </w:rPr>
      </w:pPr>
    </w:p>
    <w:p w:rsidR="00076AB2" w:rsidRPr="00712848" w:rsidRDefault="00076AB2" w:rsidP="00712848">
      <w:pPr>
        <w:spacing w:line="480" w:lineRule="auto"/>
        <w:contextualSpacing/>
        <w:rPr>
          <w:rFonts w:ascii="Times New Roman" w:eastAsiaTheme="minorEastAsia" w:hAnsi="Times New Roman"/>
          <w:color w:val="000000"/>
        </w:rPr>
      </w:pPr>
    </w:p>
    <w:p w:rsidR="00B45DA9" w:rsidRPr="00712848" w:rsidRDefault="00B45DA9" w:rsidP="00712848">
      <w:pPr>
        <w:spacing w:line="480" w:lineRule="auto"/>
        <w:contextualSpacing/>
        <w:rPr>
          <w:rFonts w:ascii="Times New Roman" w:eastAsiaTheme="minorEastAsia" w:hAnsi="Times New Roman"/>
          <w:b/>
          <w:color w:val="000000"/>
        </w:rPr>
      </w:pPr>
    </w:p>
    <w:p w:rsidR="00EF3FB5" w:rsidRPr="000A3E4B" w:rsidRDefault="00E45F18" w:rsidP="00A77B5B">
      <w:pPr>
        <w:spacing w:line="480" w:lineRule="auto"/>
        <w:contextualSpacing/>
        <w:jc w:val="center"/>
        <w:rPr>
          <w:rFonts w:ascii="Times New Roman" w:eastAsiaTheme="minorEastAsia" w:hAnsi="Times New Roman"/>
          <w:b/>
          <w:color w:val="000000"/>
        </w:rPr>
      </w:pPr>
      <w:r w:rsidRPr="00712848">
        <w:rPr>
          <w:rFonts w:ascii="Times New Roman" w:eastAsiaTheme="minorEastAsia" w:hAnsi="Times New Roman"/>
          <w:b/>
          <w:color w:val="000000"/>
          <w:u w:val="single"/>
        </w:rPr>
        <w:br w:type="column"/>
      </w:r>
      <w:r w:rsidRPr="000A3E4B">
        <w:rPr>
          <w:rFonts w:ascii="Times New Roman" w:eastAsiaTheme="minorEastAsia" w:hAnsi="Times New Roman"/>
          <w:b/>
          <w:color w:val="000000"/>
        </w:rPr>
        <w:t>References</w:t>
      </w:r>
    </w:p>
    <w:p w:rsidR="00A77B5B" w:rsidRPr="00F707B0" w:rsidRDefault="00B43878" w:rsidP="00A77B5B">
      <w:pPr>
        <w:spacing w:line="480" w:lineRule="auto"/>
        <w:contextualSpacing/>
        <w:rPr>
          <w:rFonts w:ascii="Times New Roman" w:hAnsi="Times New Roman"/>
        </w:rPr>
      </w:pPr>
      <w:r w:rsidRPr="00F707B0">
        <w:rPr>
          <w:rFonts w:ascii="Times New Roman" w:hAnsi="Times New Roman"/>
        </w:rPr>
        <w:t xml:space="preserve">Aart, J., Klaver, E., Bartneck, C., Feijs, L., &amp; Petters, P. (2007). Neurofeedback gaming </w:t>
      </w:r>
    </w:p>
    <w:p w:rsidR="00B43878" w:rsidRPr="00F707B0" w:rsidRDefault="00B43878" w:rsidP="00A77B5B">
      <w:pPr>
        <w:spacing w:line="480" w:lineRule="auto"/>
        <w:ind w:left="720"/>
        <w:contextualSpacing/>
        <w:rPr>
          <w:rFonts w:ascii="Times New Roman" w:hAnsi="Times New Roman"/>
        </w:rPr>
      </w:pPr>
      <w:proofErr w:type="gramStart"/>
      <w:r w:rsidRPr="00F707B0">
        <w:rPr>
          <w:rFonts w:ascii="Times New Roman" w:hAnsi="Times New Roman"/>
        </w:rPr>
        <w:t>for</w:t>
      </w:r>
      <w:proofErr w:type="gramEnd"/>
      <w:r w:rsidRPr="00F707B0">
        <w:rPr>
          <w:rFonts w:ascii="Times New Roman" w:hAnsi="Times New Roman"/>
        </w:rPr>
        <w:t xml:space="preserve"> wellbeing. Proceedings of the International Conference on Advances in Computer Entertainment Technology: Brainplay 2007 Playing with Your Brain-Computer Interfaces and Games Workshop at Advances in Computer Entertainment. Retrieved from http://www.tue.nl/en/publication/ep/p/d/ep-uid/211045/?no_cache=1</w:t>
      </w:r>
    </w:p>
    <w:p w:rsidR="00A77B5B" w:rsidRPr="00F707B0" w:rsidRDefault="00B43878" w:rsidP="00A77B5B">
      <w:pPr>
        <w:spacing w:line="480" w:lineRule="auto"/>
        <w:contextualSpacing/>
        <w:rPr>
          <w:rFonts w:ascii="Times New Roman" w:hAnsi="Times New Roman"/>
        </w:rPr>
      </w:pPr>
      <w:r w:rsidRPr="00F707B0">
        <w:rPr>
          <w:rFonts w:ascii="Times New Roman" w:hAnsi="Times New Roman"/>
        </w:rPr>
        <w:t xml:space="preserve">Astle, A., Webb, B., &amp; McGraw, P. (2011). Can perceptual learning be used to </w:t>
      </w:r>
      <w:proofErr w:type="gramStart"/>
      <w:r w:rsidRPr="00F707B0">
        <w:rPr>
          <w:rFonts w:ascii="Times New Roman" w:hAnsi="Times New Roman"/>
        </w:rPr>
        <w:t>treat</w:t>
      </w:r>
      <w:proofErr w:type="gramEnd"/>
      <w:r w:rsidRPr="00F707B0">
        <w:rPr>
          <w:rFonts w:ascii="Times New Roman" w:hAnsi="Times New Roman"/>
        </w:rPr>
        <w:t xml:space="preserve"> </w:t>
      </w:r>
    </w:p>
    <w:p w:rsidR="00B43878" w:rsidRPr="00F707B0" w:rsidRDefault="00B43878" w:rsidP="00A77B5B">
      <w:pPr>
        <w:spacing w:line="480" w:lineRule="auto"/>
        <w:ind w:left="720"/>
        <w:contextualSpacing/>
        <w:rPr>
          <w:ins w:id="38" w:author="David Corso" w:date="2013-01-27T11:21:00Z"/>
          <w:rFonts w:ascii="Times New Roman" w:hAnsi="Times New Roman"/>
        </w:rPr>
      </w:pPr>
      <w:proofErr w:type="gramStart"/>
      <w:r w:rsidRPr="00F707B0">
        <w:rPr>
          <w:rFonts w:ascii="Times New Roman" w:hAnsi="Times New Roman"/>
        </w:rPr>
        <w:t>amblyopia</w:t>
      </w:r>
      <w:proofErr w:type="gramEnd"/>
      <w:r w:rsidRPr="00F707B0">
        <w:rPr>
          <w:rFonts w:ascii="Times New Roman" w:hAnsi="Times New Roman"/>
        </w:rPr>
        <w:t xml:space="preserve"> beyond the critical period of visual development? </w:t>
      </w:r>
      <w:proofErr w:type="gramStart"/>
      <w:r w:rsidRPr="00F707B0">
        <w:rPr>
          <w:rFonts w:ascii="Times New Roman" w:hAnsi="Times New Roman"/>
          <w:i/>
        </w:rPr>
        <w:t>Ophthalmic &amp; Physiological Optics</w:t>
      </w:r>
      <w:r w:rsidRPr="00F707B0">
        <w:rPr>
          <w:rFonts w:ascii="Times New Roman" w:hAnsi="Times New Roman"/>
        </w:rPr>
        <w:t xml:space="preserve">, </w:t>
      </w:r>
      <w:r w:rsidRPr="00F707B0">
        <w:rPr>
          <w:rFonts w:ascii="Times New Roman" w:hAnsi="Times New Roman"/>
          <w:i/>
        </w:rPr>
        <w:t>31</w:t>
      </w:r>
      <w:r w:rsidRPr="00F707B0">
        <w:rPr>
          <w:rFonts w:ascii="Times New Roman" w:hAnsi="Times New Roman"/>
        </w:rPr>
        <w:t>(6)</w:t>
      </w:r>
      <w:r w:rsidRPr="00F707B0">
        <w:rPr>
          <w:rFonts w:ascii="Times New Roman" w:hAnsi="Times New Roman"/>
          <w:i/>
        </w:rPr>
        <w:t xml:space="preserve">, </w:t>
      </w:r>
      <w:r w:rsidRPr="00F707B0">
        <w:rPr>
          <w:rFonts w:ascii="Times New Roman" w:hAnsi="Times New Roman"/>
        </w:rPr>
        <w:t>564-573.</w:t>
      </w:r>
      <w:proofErr w:type="gramEnd"/>
      <w:r w:rsidRPr="00F707B0">
        <w:rPr>
          <w:rFonts w:ascii="Times New Roman" w:hAnsi="Times New Roman"/>
        </w:rPr>
        <w:t xml:space="preserve"> </w:t>
      </w:r>
      <w:proofErr w:type="gramStart"/>
      <w:r w:rsidRPr="00F707B0">
        <w:rPr>
          <w:rFonts w:ascii="Times New Roman" w:hAnsi="Times New Roman"/>
        </w:rPr>
        <w:t>doi</w:t>
      </w:r>
      <w:proofErr w:type="gramEnd"/>
      <w:r w:rsidRPr="00F707B0">
        <w:rPr>
          <w:rFonts w:ascii="Times New Roman" w:hAnsi="Times New Roman"/>
        </w:rPr>
        <w:t>: 10.1111/j.1475-1313.2011.00873.x</w:t>
      </w:r>
    </w:p>
    <w:p w:rsidR="00A77B5B" w:rsidRPr="00F707B0" w:rsidRDefault="00B43878" w:rsidP="00A77B5B">
      <w:pPr>
        <w:numPr>
          <w:ins w:id="39" w:author="David Corso" w:date="2013-01-27T11:23:00Z"/>
        </w:numPr>
        <w:spacing w:line="480" w:lineRule="auto"/>
        <w:contextualSpacing/>
        <w:rPr>
          <w:rFonts w:ascii="Times New Roman" w:hAnsi="Times New Roman"/>
        </w:rPr>
      </w:pPr>
      <w:ins w:id="40" w:author="David Corso" w:date="2013-01-27T11:21:00Z">
        <w:r w:rsidRPr="00F707B0">
          <w:rPr>
            <w:rFonts w:ascii="Times New Roman" w:hAnsi="Times New Roman"/>
          </w:rPr>
          <w:t>Banks, B. (2007). CDC-Funded pilot s</w:t>
        </w:r>
      </w:ins>
      <w:ins w:id="41" w:author="David Corso" w:date="2013-01-27T11:22:00Z">
        <w:r w:rsidRPr="00F707B0">
          <w:rPr>
            <w:rFonts w:ascii="Times New Roman" w:hAnsi="Times New Roman"/>
          </w:rPr>
          <w:t>t</w:t>
        </w:r>
      </w:ins>
      <w:ins w:id="42" w:author="David Corso" w:date="2013-01-27T11:21:00Z">
        <w:r w:rsidRPr="00F707B0">
          <w:rPr>
            <w:rFonts w:ascii="Times New Roman" w:hAnsi="Times New Roman"/>
          </w:rPr>
          <w:t xml:space="preserve">udy shows significant brain activity improvement: </w:t>
        </w:r>
      </w:ins>
    </w:p>
    <w:p w:rsidR="00B43878" w:rsidRPr="00F707B0" w:rsidRDefault="00B43878" w:rsidP="00A77B5B">
      <w:pPr>
        <w:spacing w:line="480" w:lineRule="auto"/>
        <w:ind w:left="720"/>
        <w:contextualSpacing/>
        <w:rPr>
          <w:rFonts w:ascii="Times New Roman" w:hAnsi="Times New Roman"/>
        </w:rPr>
      </w:pPr>
      <w:ins w:id="43" w:author="David Corso" w:date="2013-01-27T11:22:00Z">
        <w:r w:rsidRPr="00F707B0">
          <w:rPr>
            <w:rFonts w:ascii="Times New Roman" w:hAnsi="Times New Roman"/>
          </w:rPr>
          <w:t xml:space="preserve">Happy neuron games key component of brain wellness program. Retrieved from </w:t>
        </w:r>
      </w:ins>
      <w:ins w:id="44" w:author="David Corso" w:date="2013-01-27T11:23:00Z">
        <w:r w:rsidRPr="00F707B0">
          <w:rPr>
            <w:rFonts w:ascii="Times New Roman" w:hAnsi="Times New Roman"/>
          </w:rPr>
          <w:t>http://www.happy-neuron.com/docs/CDC%20Funded%20Pilot%20Study%20Results.pdf</w:t>
        </w:r>
      </w:ins>
    </w:p>
    <w:p w:rsidR="0056485C" w:rsidRPr="00F707B0" w:rsidRDefault="0056485C" w:rsidP="00712848">
      <w:pPr>
        <w:spacing w:line="480" w:lineRule="auto"/>
        <w:contextualSpacing/>
        <w:rPr>
          <w:rFonts w:ascii="Times New Roman" w:hAnsi="Times New Roman"/>
        </w:rPr>
      </w:pPr>
      <w:r w:rsidRPr="00F707B0">
        <w:rPr>
          <w:rFonts w:ascii="Times New Roman" w:hAnsi="Times New Roman"/>
        </w:rPr>
        <w:t>Boyan A.</w:t>
      </w:r>
      <w:r w:rsidR="002D2D49" w:rsidRPr="00F707B0">
        <w:rPr>
          <w:rFonts w:ascii="Times New Roman" w:hAnsi="Times New Roman"/>
        </w:rPr>
        <w:t>, &amp;</w:t>
      </w:r>
      <w:r w:rsidRPr="00F707B0">
        <w:rPr>
          <w:rFonts w:ascii="Times New Roman" w:hAnsi="Times New Roman"/>
        </w:rPr>
        <w:t xml:space="preserve"> Sherry, J. (2011). The challenge in creating games for education: Aligning </w:t>
      </w:r>
    </w:p>
    <w:p w:rsidR="0056485C" w:rsidRPr="00F707B0" w:rsidRDefault="0056485C" w:rsidP="00712848">
      <w:pPr>
        <w:spacing w:line="480" w:lineRule="auto"/>
        <w:ind w:firstLine="720"/>
        <w:contextualSpacing/>
        <w:rPr>
          <w:rFonts w:ascii="Times New Roman" w:hAnsi="Times New Roman"/>
        </w:rPr>
      </w:pPr>
      <w:proofErr w:type="gramStart"/>
      <w:r w:rsidRPr="00F707B0">
        <w:rPr>
          <w:rFonts w:ascii="Times New Roman" w:hAnsi="Times New Roman"/>
        </w:rPr>
        <w:t>mental</w:t>
      </w:r>
      <w:proofErr w:type="gramEnd"/>
      <w:r w:rsidRPr="00F707B0">
        <w:rPr>
          <w:rFonts w:ascii="Times New Roman" w:hAnsi="Times New Roman"/>
        </w:rPr>
        <w:t xml:space="preserve"> models with game models. </w:t>
      </w:r>
      <w:proofErr w:type="gramStart"/>
      <w:r w:rsidRPr="00F707B0">
        <w:rPr>
          <w:rFonts w:ascii="Times New Roman" w:hAnsi="Times New Roman"/>
          <w:i/>
        </w:rPr>
        <w:t>Child Development Perspectives</w:t>
      </w:r>
      <w:r w:rsidRPr="00F707B0">
        <w:rPr>
          <w:rFonts w:ascii="Times New Roman" w:hAnsi="Times New Roman"/>
        </w:rPr>
        <w:t xml:space="preserve">, </w:t>
      </w:r>
      <w:r w:rsidRPr="00F707B0">
        <w:rPr>
          <w:rFonts w:ascii="Times New Roman" w:hAnsi="Times New Roman"/>
          <w:i/>
        </w:rPr>
        <w:t>5</w:t>
      </w:r>
      <w:r w:rsidRPr="00F707B0">
        <w:rPr>
          <w:rFonts w:ascii="Times New Roman" w:hAnsi="Times New Roman"/>
        </w:rPr>
        <w:t>(2), 82-87.</w:t>
      </w:r>
      <w:proofErr w:type="gramEnd"/>
    </w:p>
    <w:p w:rsidR="002D2D49" w:rsidRPr="00F707B0" w:rsidRDefault="00B43878" w:rsidP="002D2D49">
      <w:pPr>
        <w:numPr>
          <w:ins w:id="45" w:author="Unknown"/>
        </w:numPr>
        <w:spacing w:line="480" w:lineRule="auto"/>
        <w:contextualSpacing/>
        <w:rPr>
          <w:rFonts w:ascii="Times New Roman" w:hAnsi="Times New Roman"/>
        </w:rPr>
      </w:pPr>
      <w:proofErr w:type="gramStart"/>
      <w:ins w:id="46" w:author="David Corso" w:date="2013-01-27T11:39:00Z">
        <w:r w:rsidRPr="00F707B0">
          <w:rPr>
            <w:rFonts w:ascii="Times New Roman" w:hAnsi="Times New Roman"/>
          </w:rPr>
          <w:t>Croi</w:t>
        </w:r>
      </w:ins>
      <w:ins w:id="47" w:author="David Corso" w:date="2013-01-27T12:17:00Z">
        <w:r w:rsidRPr="00F707B0">
          <w:rPr>
            <w:rFonts w:ascii="Times New Roman" w:hAnsi="Times New Roman"/>
          </w:rPr>
          <w:t>s</w:t>
        </w:r>
      </w:ins>
      <w:ins w:id="48" w:author="David Corso" w:date="2013-01-27T11:39:00Z">
        <w:r w:rsidRPr="00F707B0">
          <w:rPr>
            <w:rFonts w:ascii="Times New Roman" w:hAnsi="Times New Roman"/>
          </w:rPr>
          <w:t>i</w:t>
        </w:r>
      </w:ins>
      <w:ins w:id="49" w:author="David Corso" w:date="2013-01-27T12:17:00Z">
        <w:r w:rsidRPr="00F707B0">
          <w:rPr>
            <w:rFonts w:ascii="Times New Roman" w:hAnsi="Times New Roman"/>
          </w:rPr>
          <w:t>l</w:t>
        </w:r>
      </w:ins>
      <w:ins w:id="50" w:author="David Corso" w:date="2013-01-27T11:39:00Z">
        <w:r w:rsidRPr="00F707B0">
          <w:rPr>
            <w:rFonts w:ascii="Times New Roman" w:hAnsi="Times New Roman"/>
          </w:rPr>
          <w:t xml:space="preserve">e, B., Miner, D., Belier, S., Noir, M., </w:t>
        </w:r>
      </w:ins>
      <w:r w:rsidR="002D2D49" w:rsidRPr="00F707B0">
        <w:rPr>
          <w:rFonts w:ascii="Times New Roman" w:hAnsi="Times New Roman"/>
        </w:rPr>
        <w:t xml:space="preserve">&amp; </w:t>
      </w:r>
      <w:ins w:id="51" w:author="David Corso" w:date="2013-01-27T11:39:00Z">
        <w:r w:rsidRPr="00F707B0">
          <w:rPr>
            <w:rFonts w:ascii="Times New Roman" w:hAnsi="Times New Roman"/>
          </w:rPr>
          <w:t>Tarpin-Bernard, F. (2007).</w:t>
        </w:r>
        <w:proofErr w:type="gramEnd"/>
        <w:r w:rsidRPr="00F707B0">
          <w:rPr>
            <w:rFonts w:ascii="Times New Roman" w:hAnsi="Times New Roman"/>
          </w:rPr>
          <w:t xml:space="preserve"> Online </w:t>
        </w:r>
      </w:ins>
    </w:p>
    <w:p w:rsidR="00B43878" w:rsidRPr="00F707B0" w:rsidRDefault="00B43878" w:rsidP="002D2D49">
      <w:pPr>
        <w:spacing w:line="480" w:lineRule="auto"/>
        <w:ind w:left="720"/>
        <w:contextualSpacing/>
        <w:rPr>
          <w:rFonts w:ascii="Times New Roman" w:hAnsi="Times New Roman"/>
        </w:rPr>
      </w:pPr>
      <w:proofErr w:type="gramStart"/>
      <w:ins w:id="52" w:author="David Corso" w:date="2013-01-27T11:39:00Z">
        <w:r w:rsidRPr="00F707B0">
          <w:rPr>
            <w:rFonts w:ascii="Times New Roman" w:hAnsi="Times New Roman"/>
          </w:rPr>
          <w:t>cognitive</w:t>
        </w:r>
        <w:proofErr w:type="gramEnd"/>
        <w:r w:rsidRPr="00F707B0">
          <w:rPr>
            <w:rFonts w:ascii="Times New Roman" w:hAnsi="Times New Roman"/>
          </w:rPr>
          <w:t xml:space="preserve"> training improves cognitive performance. </w:t>
        </w:r>
      </w:ins>
      <w:ins w:id="53" w:author="David Corso" w:date="2013-01-27T11:42:00Z">
        <w:r w:rsidRPr="00F707B0">
          <w:rPr>
            <w:rFonts w:ascii="Times New Roman" w:hAnsi="Times New Roman"/>
          </w:rPr>
          <w:t xml:space="preserve">Retrieved from </w:t>
        </w:r>
      </w:ins>
      <w:ins w:id="54" w:author="David Corso" w:date="2013-01-30T21:43:00Z">
        <w:r w:rsidRPr="00F707B0">
          <w:rPr>
            <w:rFonts w:ascii="Times New Roman" w:hAnsi="Times New Roman"/>
          </w:rPr>
          <w:t>http://www.happy-</w:t>
        </w:r>
      </w:ins>
      <w:ins w:id="55" w:author="David Corso" w:date="2013-01-27T11:44:00Z">
        <w:r w:rsidRPr="00F707B0">
          <w:rPr>
            <w:rFonts w:ascii="Times New Roman" w:hAnsi="Times New Roman"/>
          </w:rPr>
          <w:t>neuron.com/rsc/hn_vital/docs/Online%20Cognitive%20Training%20Improves%20Cognitive%20Performance.pdf</w:t>
        </w:r>
      </w:ins>
    </w:p>
    <w:p w:rsidR="009344F0" w:rsidRPr="00F707B0" w:rsidRDefault="009344F0" w:rsidP="009344F0">
      <w:pPr>
        <w:numPr>
          <w:ins w:id="56" w:author="David Corso" w:date="2013-01-27T12:15:00Z"/>
        </w:numPr>
        <w:spacing w:line="480" w:lineRule="auto"/>
        <w:contextualSpacing/>
        <w:rPr>
          <w:rFonts w:ascii="Times New Roman" w:hAnsi="Times New Roman"/>
        </w:rPr>
      </w:pPr>
      <w:ins w:id="57" w:author="David Corso" w:date="2013-01-27T12:12:00Z">
        <w:r w:rsidRPr="00F707B0">
          <w:rPr>
            <w:rFonts w:ascii="Times New Roman" w:hAnsi="Times New Roman"/>
          </w:rPr>
          <w:t>Croisile, B. (</w:t>
        </w:r>
      </w:ins>
      <w:ins w:id="58" w:author="David Corso" w:date="2013-01-27T12:13:00Z">
        <w:r w:rsidRPr="00F707B0">
          <w:rPr>
            <w:rFonts w:ascii="Times New Roman" w:hAnsi="Times New Roman"/>
          </w:rPr>
          <w:t>2006). Memory stimulation. Which scientific</w:t>
        </w:r>
      </w:ins>
      <w:ins w:id="59" w:author="David Corso" w:date="2013-01-27T12:14:00Z">
        <w:r w:rsidRPr="00F707B0">
          <w:rPr>
            <w:rFonts w:ascii="Times New Roman" w:hAnsi="Times New Roman"/>
          </w:rPr>
          <w:t xml:space="preserve"> benefits? Which exercises? </w:t>
        </w:r>
      </w:ins>
    </w:p>
    <w:p w:rsidR="009344F0" w:rsidRPr="00F707B0" w:rsidRDefault="009344F0" w:rsidP="009344F0">
      <w:pPr>
        <w:spacing w:line="480" w:lineRule="auto"/>
        <w:ind w:left="720"/>
        <w:contextualSpacing/>
        <w:rPr>
          <w:ins w:id="60" w:author="David Corso" w:date="2013-01-27T11:39:00Z"/>
          <w:rFonts w:ascii="Times New Roman" w:hAnsi="Times New Roman"/>
          <w:i/>
        </w:rPr>
      </w:pPr>
      <w:ins w:id="61" w:author="David Corso" w:date="2013-01-27T12:14:00Z">
        <w:r w:rsidRPr="00F707B0">
          <w:rPr>
            <w:rFonts w:ascii="Times New Roman" w:hAnsi="Times New Roman"/>
            <w:i/>
          </w:rPr>
          <w:t>Revue de Geriatrie, 31, 421-433</w:t>
        </w:r>
      </w:ins>
      <w:ins w:id="62" w:author="David Corso" w:date="2013-01-27T12:15:00Z">
        <w:r w:rsidRPr="00F707B0">
          <w:rPr>
            <w:rFonts w:ascii="Times New Roman" w:hAnsi="Times New Roman"/>
          </w:rPr>
          <w:t xml:space="preserve">. Retrieved from </w:t>
        </w:r>
      </w:ins>
      <w:ins w:id="63" w:author="David Corso" w:date="2013-01-30T21:43:00Z">
        <w:r w:rsidRPr="00F707B0">
          <w:rPr>
            <w:rFonts w:ascii="Times New Roman" w:hAnsi="Times New Roman"/>
          </w:rPr>
          <w:t>http://www.happy-neuron.com/rsc/hn_vital/docs/</w:t>
        </w:r>
      </w:ins>
      <w:ins w:id="64" w:author="David Corso" w:date="2013-01-27T12:15:00Z">
        <w:r w:rsidRPr="00F707B0">
          <w:rPr>
            <w:rFonts w:ascii="Times New Roman" w:hAnsi="Times New Roman"/>
          </w:rPr>
          <w:t>French%20Geratrics%20Journal%20-%20Dr.%20B%20Croisile%20Publication.pdf</w:t>
        </w:r>
      </w:ins>
    </w:p>
    <w:p w:rsidR="00A77B5B" w:rsidRPr="00F707B0" w:rsidRDefault="00810EDA" w:rsidP="00A77B5B">
      <w:pPr>
        <w:spacing w:line="480" w:lineRule="auto"/>
        <w:contextualSpacing/>
        <w:rPr>
          <w:rFonts w:ascii="Times New Roman" w:hAnsi="Times New Roman"/>
        </w:rPr>
      </w:pPr>
      <w:r w:rsidRPr="00F707B0">
        <w:rPr>
          <w:rFonts w:ascii="Times New Roman" w:hAnsi="Times New Roman"/>
        </w:rPr>
        <w:t xml:space="preserve">Csikszentmihalyi, M. (1990). </w:t>
      </w:r>
      <w:r w:rsidR="00A847A9" w:rsidRPr="00F707B0">
        <w:rPr>
          <w:rFonts w:ascii="Times New Roman" w:hAnsi="Times New Roman"/>
          <w:i/>
        </w:rPr>
        <w:t xml:space="preserve">Flow: The psychology of optimal experience. </w:t>
      </w:r>
      <w:r w:rsidR="00A847A9" w:rsidRPr="00F707B0">
        <w:rPr>
          <w:rFonts w:ascii="Times New Roman" w:hAnsi="Times New Roman"/>
        </w:rPr>
        <w:t xml:space="preserve">New York, </w:t>
      </w:r>
    </w:p>
    <w:p w:rsidR="001B0B5F" w:rsidRPr="00F707B0" w:rsidRDefault="00A847A9" w:rsidP="00A77B5B">
      <w:pPr>
        <w:spacing w:line="480" w:lineRule="auto"/>
        <w:ind w:firstLine="720"/>
        <w:contextualSpacing/>
        <w:rPr>
          <w:rFonts w:ascii="Times New Roman" w:hAnsi="Times New Roman"/>
        </w:rPr>
      </w:pPr>
      <w:r w:rsidRPr="00F707B0">
        <w:rPr>
          <w:rFonts w:ascii="Times New Roman" w:hAnsi="Times New Roman"/>
        </w:rPr>
        <w:t>NY: HarperCollins.</w:t>
      </w:r>
    </w:p>
    <w:p w:rsidR="00065A36" w:rsidRPr="00F707B0" w:rsidRDefault="001B0B5F" w:rsidP="00712848">
      <w:pPr>
        <w:spacing w:line="480" w:lineRule="auto"/>
        <w:contextualSpacing/>
        <w:rPr>
          <w:rFonts w:ascii="Times New Roman" w:hAnsi="Times New Roman"/>
        </w:rPr>
      </w:pPr>
      <w:r w:rsidRPr="00F707B0">
        <w:rPr>
          <w:rFonts w:ascii="Times New Roman" w:hAnsi="Times New Roman"/>
        </w:rPr>
        <w:t xml:space="preserve">Dawkins, R. (1976). </w:t>
      </w:r>
      <w:proofErr w:type="gramStart"/>
      <w:r w:rsidRPr="00F707B0">
        <w:rPr>
          <w:rFonts w:ascii="Times New Roman" w:hAnsi="Times New Roman"/>
          <w:i/>
        </w:rPr>
        <w:t>The Selfish Gene</w:t>
      </w:r>
      <w:r w:rsidRPr="00F707B0">
        <w:rPr>
          <w:rFonts w:ascii="Times New Roman" w:hAnsi="Times New Roman"/>
        </w:rPr>
        <w:t>.</w:t>
      </w:r>
      <w:proofErr w:type="gramEnd"/>
      <w:r w:rsidRPr="00F707B0">
        <w:rPr>
          <w:rFonts w:ascii="Times New Roman" w:hAnsi="Times New Roman"/>
        </w:rPr>
        <w:t xml:space="preserve"> Oxford, UK: Oxford University Press.</w:t>
      </w:r>
    </w:p>
    <w:p w:rsidR="00A77B5B" w:rsidRPr="00F707B0" w:rsidRDefault="00065A36" w:rsidP="00A77B5B">
      <w:pPr>
        <w:spacing w:line="480" w:lineRule="auto"/>
        <w:contextualSpacing/>
        <w:rPr>
          <w:rFonts w:ascii="Times New Roman" w:hAnsi="Times New Roman"/>
        </w:rPr>
      </w:pPr>
      <w:r w:rsidRPr="00F707B0">
        <w:rPr>
          <w:rFonts w:ascii="Times New Roman" w:hAnsi="Times New Roman"/>
        </w:rPr>
        <w:t xml:space="preserve">Dear, P. (2006). </w:t>
      </w:r>
      <w:r w:rsidRPr="00F707B0">
        <w:rPr>
          <w:rFonts w:ascii="Times New Roman" w:hAnsi="Times New Roman"/>
          <w:i/>
        </w:rPr>
        <w:t>The intelligibility of nature: How science makes sense of the world</w:t>
      </w:r>
      <w:r w:rsidRPr="00F707B0">
        <w:rPr>
          <w:rFonts w:ascii="Times New Roman" w:hAnsi="Times New Roman"/>
        </w:rPr>
        <w:t xml:space="preserve">. </w:t>
      </w:r>
    </w:p>
    <w:p w:rsidR="00810EDA" w:rsidRPr="00F707B0" w:rsidRDefault="00065A36" w:rsidP="00A77B5B">
      <w:pPr>
        <w:spacing w:line="480" w:lineRule="auto"/>
        <w:ind w:firstLine="720"/>
        <w:contextualSpacing/>
        <w:rPr>
          <w:rFonts w:ascii="Times New Roman" w:hAnsi="Times New Roman"/>
        </w:rPr>
      </w:pPr>
      <w:r w:rsidRPr="00F707B0">
        <w:rPr>
          <w:rFonts w:ascii="Times New Roman" w:hAnsi="Times New Roman"/>
        </w:rPr>
        <w:t>Chicago, IL: The University of Chicago Press.</w:t>
      </w:r>
    </w:p>
    <w:p w:rsidR="00A77B5B" w:rsidRPr="00F707B0" w:rsidRDefault="00E41371" w:rsidP="00A77B5B">
      <w:pPr>
        <w:numPr>
          <w:ins w:id="65" w:author="Unknown"/>
        </w:numPr>
        <w:spacing w:line="480" w:lineRule="auto"/>
        <w:contextualSpacing/>
        <w:rPr>
          <w:rFonts w:ascii="Times New Roman" w:hAnsi="Times New Roman"/>
        </w:rPr>
      </w:pPr>
      <w:ins w:id="66" w:author="David Corso" w:date="2013-01-30T21:13:00Z">
        <w:r w:rsidRPr="00F707B0">
          <w:rPr>
            <w:rFonts w:ascii="Times New Roman" w:hAnsi="Times New Roman"/>
          </w:rPr>
          <w:t xml:space="preserve">Dignan, A. (2011). </w:t>
        </w:r>
        <w:r w:rsidRPr="00F707B0">
          <w:rPr>
            <w:rFonts w:ascii="Times New Roman" w:hAnsi="Times New Roman"/>
            <w:i/>
          </w:rPr>
          <w:t>Game frame</w:t>
        </w:r>
      </w:ins>
      <w:ins w:id="67" w:author="David Corso" w:date="2013-01-30T21:14:00Z">
        <w:r w:rsidRPr="00F707B0">
          <w:rPr>
            <w:rFonts w:ascii="Times New Roman" w:hAnsi="Times New Roman"/>
            <w:i/>
          </w:rPr>
          <w:t>: Using games as a strategy for success</w:t>
        </w:r>
      </w:ins>
      <w:ins w:id="68" w:author="David Corso" w:date="2013-01-30T21:13:00Z">
        <w:r w:rsidRPr="00F707B0">
          <w:rPr>
            <w:rFonts w:ascii="Times New Roman" w:hAnsi="Times New Roman"/>
          </w:rPr>
          <w:t xml:space="preserve">. New York, NY: </w:t>
        </w:r>
      </w:ins>
    </w:p>
    <w:p w:rsidR="00BF3A4A" w:rsidRPr="00F707B0" w:rsidRDefault="00E41371" w:rsidP="00A77B5B">
      <w:pPr>
        <w:spacing w:line="480" w:lineRule="auto"/>
        <w:ind w:firstLine="720"/>
        <w:contextualSpacing/>
        <w:rPr>
          <w:rFonts w:ascii="Times New Roman" w:hAnsi="Times New Roman"/>
        </w:rPr>
      </w:pPr>
      <w:ins w:id="69" w:author="David Corso" w:date="2013-01-30T21:13:00Z">
        <w:r w:rsidRPr="00F707B0">
          <w:rPr>
            <w:rFonts w:ascii="Times New Roman" w:hAnsi="Times New Roman"/>
          </w:rPr>
          <w:t>FREE PRESS.</w:t>
        </w:r>
      </w:ins>
    </w:p>
    <w:p w:rsidR="00B43878" w:rsidRPr="00F707B0" w:rsidRDefault="00B43878" w:rsidP="00712848">
      <w:pPr>
        <w:spacing w:line="480" w:lineRule="auto"/>
        <w:contextualSpacing/>
        <w:rPr>
          <w:rFonts w:ascii="Times New Roman" w:hAnsi="Times New Roman"/>
        </w:rPr>
      </w:pPr>
      <w:r w:rsidRPr="00F707B0">
        <w:rPr>
          <w:rFonts w:ascii="Times New Roman" w:hAnsi="Times New Roman"/>
        </w:rPr>
        <w:t xml:space="preserve">Englund, J. (2013). </w:t>
      </w:r>
      <w:proofErr w:type="gramStart"/>
      <w:r w:rsidRPr="00F707B0">
        <w:rPr>
          <w:rFonts w:ascii="Times New Roman" w:hAnsi="Times New Roman"/>
          <w:i/>
        </w:rPr>
        <w:t>The Working Memory Battery (WOMBAT)</w:t>
      </w:r>
      <w:r w:rsidRPr="00F707B0">
        <w:rPr>
          <w:rFonts w:ascii="Times New Roman" w:hAnsi="Times New Roman"/>
        </w:rPr>
        <w:t>.</w:t>
      </w:r>
      <w:proofErr w:type="gramEnd"/>
      <w:r w:rsidRPr="00F707B0">
        <w:rPr>
          <w:rFonts w:ascii="Times New Roman" w:hAnsi="Times New Roman"/>
        </w:rPr>
        <w:t xml:space="preserve"> (Unpublished doctoral </w:t>
      </w:r>
    </w:p>
    <w:p w:rsidR="00B43878" w:rsidRPr="00F707B0" w:rsidRDefault="00B43878" w:rsidP="00712848">
      <w:pPr>
        <w:spacing w:line="480" w:lineRule="auto"/>
        <w:ind w:firstLine="720"/>
        <w:contextualSpacing/>
        <w:rPr>
          <w:rFonts w:ascii="Times New Roman" w:hAnsi="Times New Roman"/>
        </w:rPr>
      </w:pPr>
      <w:proofErr w:type="gramStart"/>
      <w:r w:rsidRPr="00F707B0">
        <w:rPr>
          <w:rFonts w:ascii="Times New Roman" w:hAnsi="Times New Roman"/>
        </w:rPr>
        <w:t>dissertation</w:t>
      </w:r>
      <w:proofErr w:type="gramEnd"/>
      <w:r w:rsidRPr="00F707B0">
        <w:rPr>
          <w:rFonts w:ascii="Times New Roman" w:hAnsi="Times New Roman"/>
        </w:rPr>
        <w:t xml:space="preserve">). </w:t>
      </w:r>
      <w:proofErr w:type="gramStart"/>
      <w:r w:rsidRPr="00F707B0">
        <w:rPr>
          <w:rFonts w:ascii="Times New Roman" w:hAnsi="Times New Roman"/>
        </w:rPr>
        <w:t>The University of South Carolina, Columbia, SC.</w:t>
      </w:r>
      <w:proofErr w:type="gramEnd"/>
    </w:p>
    <w:p w:rsidR="00A77B5B" w:rsidRPr="00F707B0" w:rsidRDefault="00B43878" w:rsidP="00A77B5B">
      <w:pPr>
        <w:spacing w:line="480" w:lineRule="auto"/>
        <w:contextualSpacing/>
        <w:rPr>
          <w:rFonts w:ascii="Times New Roman" w:hAnsi="Times New Roman"/>
        </w:rPr>
      </w:pPr>
      <w:r w:rsidRPr="00F707B0">
        <w:rPr>
          <w:rFonts w:ascii="Times New Roman" w:hAnsi="Times New Roman"/>
        </w:rPr>
        <w:t>Erickson, K.</w:t>
      </w:r>
      <w:proofErr w:type="gramStart"/>
      <w:r w:rsidRPr="00F707B0">
        <w:rPr>
          <w:rFonts w:ascii="Times New Roman" w:hAnsi="Times New Roman"/>
        </w:rPr>
        <w:t>,  Boot</w:t>
      </w:r>
      <w:proofErr w:type="gramEnd"/>
      <w:r w:rsidRPr="00F707B0">
        <w:rPr>
          <w:rFonts w:ascii="Times New Roman" w:hAnsi="Times New Roman"/>
        </w:rPr>
        <w:t xml:space="preserve">, W., Basak, C., Neider, M., Prakash, R., Voss, M., … Kramer, A. </w:t>
      </w:r>
    </w:p>
    <w:p w:rsidR="002D2D49" w:rsidRPr="00F707B0" w:rsidRDefault="00B43878" w:rsidP="00A77B5B">
      <w:pPr>
        <w:spacing w:line="480" w:lineRule="auto"/>
        <w:ind w:left="720"/>
        <w:contextualSpacing/>
        <w:rPr>
          <w:rFonts w:ascii="Times New Roman" w:hAnsi="Times New Roman"/>
        </w:rPr>
      </w:pPr>
      <w:r w:rsidRPr="00F707B0">
        <w:rPr>
          <w:rFonts w:ascii="Times New Roman" w:hAnsi="Times New Roman"/>
        </w:rPr>
        <w:t>(2010). Striatal volume predicts level of video game skill acquisition</w:t>
      </w:r>
      <w:r w:rsidRPr="00F707B0">
        <w:rPr>
          <w:rFonts w:ascii="Times New Roman" w:hAnsi="Times New Roman"/>
          <w:i/>
        </w:rPr>
        <w:t>.</w:t>
      </w:r>
      <w:r w:rsidRPr="00F707B0">
        <w:rPr>
          <w:rFonts w:ascii="Times New Roman" w:hAnsi="Times New Roman"/>
        </w:rPr>
        <w:t xml:space="preserve"> </w:t>
      </w:r>
      <w:proofErr w:type="gramStart"/>
      <w:r w:rsidRPr="00F707B0">
        <w:rPr>
          <w:rFonts w:ascii="Times New Roman" w:hAnsi="Times New Roman"/>
          <w:i/>
        </w:rPr>
        <w:t>Cerebral Cortex, 20</w:t>
      </w:r>
      <w:r w:rsidRPr="00F707B0">
        <w:rPr>
          <w:rFonts w:ascii="Times New Roman" w:hAnsi="Times New Roman"/>
        </w:rPr>
        <w:t>(11), 2522-2530.</w:t>
      </w:r>
      <w:proofErr w:type="gramEnd"/>
      <w:r w:rsidRPr="00F707B0">
        <w:rPr>
          <w:rFonts w:ascii="Times New Roman" w:hAnsi="Times New Roman"/>
        </w:rPr>
        <w:t xml:space="preserve"> </w:t>
      </w:r>
      <w:proofErr w:type="gramStart"/>
      <w:r w:rsidRPr="00F707B0">
        <w:rPr>
          <w:rFonts w:ascii="Times New Roman" w:hAnsi="Times New Roman"/>
        </w:rPr>
        <w:t>doi</w:t>
      </w:r>
      <w:proofErr w:type="gramEnd"/>
      <w:r w:rsidRPr="00F707B0">
        <w:rPr>
          <w:rFonts w:ascii="Times New Roman" w:hAnsi="Times New Roman"/>
        </w:rPr>
        <w:t>: 10.1093/cercor/bhp293</w:t>
      </w:r>
    </w:p>
    <w:p w:rsidR="00CE0538" w:rsidRPr="00F707B0" w:rsidRDefault="002D2D49" w:rsidP="002D2D49">
      <w:pPr>
        <w:spacing w:line="480" w:lineRule="auto"/>
        <w:contextualSpacing/>
        <w:rPr>
          <w:rFonts w:ascii="Times New Roman" w:hAnsi="Times New Roman"/>
        </w:rPr>
      </w:pPr>
      <w:r w:rsidRPr="00F707B0">
        <w:rPr>
          <w:rFonts w:ascii="Times New Roman" w:hAnsi="Times New Roman"/>
        </w:rPr>
        <w:t xml:space="preserve">Ericsson, K., Krampe, R., &amp; Tesch-Romer, C. (1993). </w:t>
      </w:r>
      <w:r w:rsidR="00430E4C" w:rsidRPr="00F707B0">
        <w:rPr>
          <w:rFonts w:ascii="Times New Roman" w:hAnsi="Times New Roman"/>
        </w:rPr>
        <w:t xml:space="preserve">The role of deliberate practice in </w:t>
      </w:r>
    </w:p>
    <w:p w:rsidR="00B43878" w:rsidRPr="00F707B0" w:rsidRDefault="00430E4C" w:rsidP="00CE0538">
      <w:pPr>
        <w:spacing w:line="480" w:lineRule="auto"/>
        <w:ind w:firstLine="720"/>
        <w:contextualSpacing/>
        <w:rPr>
          <w:rFonts w:ascii="Times New Roman" w:hAnsi="Times New Roman"/>
        </w:rPr>
      </w:pPr>
      <w:proofErr w:type="gramStart"/>
      <w:r w:rsidRPr="00F707B0">
        <w:rPr>
          <w:rFonts w:ascii="Times New Roman" w:hAnsi="Times New Roman"/>
        </w:rPr>
        <w:t>the</w:t>
      </w:r>
      <w:proofErr w:type="gramEnd"/>
      <w:r w:rsidRPr="00F707B0">
        <w:rPr>
          <w:rFonts w:ascii="Times New Roman" w:hAnsi="Times New Roman"/>
        </w:rPr>
        <w:t xml:space="preserve"> acquisition of expert performance. </w:t>
      </w:r>
      <w:proofErr w:type="gramStart"/>
      <w:r w:rsidRPr="00F707B0">
        <w:rPr>
          <w:rFonts w:ascii="Times New Roman" w:hAnsi="Times New Roman"/>
          <w:i/>
        </w:rPr>
        <w:t>Psychological Review, 100</w:t>
      </w:r>
      <w:r w:rsidRPr="00F707B0">
        <w:rPr>
          <w:rFonts w:ascii="Times New Roman" w:hAnsi="Times New Roman"/>
        </w:rPr>
        <w:t>(3), 363-406.</w:t>
      </w:r>
      <w:proofErr w:type="gramEnd"/>
    </w:p>
    <w:p w:rsidR="00A77B5B" w:rsidRPr="00F707B0" w:rsidRDefault="00E41371" w:rsidP="00A77B5B">
      <w:pPr>
        <w:spacing w:line="480" w:lineRule="auto"/>
        <w:contextualSpacing/>
        <w:rPr>
          <w:rFonts w:ascii="Times New Roman" w:hAnsi="Times New Roman"/>
          <w:i/>
        </w:rPr>
      </w:pPr>
      <w:r w:rsidRPr="00F707B0">
        <w:rPr>
          <w:rFonts w:ascii="Times New Roman" w:hAnsi="Times New Roman"/>
        </w:rPr>
        <w:t xml:space="preserve">Fullerton, T. (2008). </w:t>
      </w:r>
      <w:r w:rsidRPr="00F707B0">
        <w:rPr>
          <w:rFonts w:ascii="Times New Roman" w:hAnsi="Times New Roman"/>
          <w:i/>
        </w:rPr>
        <w:t xml:space="preserve">Game design workshop: A placentric approach to creating </w:t>
      </w:r>
    </w:p>
    <w:p w:rsidR="00076AB2" w:rsidRPr="00F707B0" w:rsidRDefault="00E41371" w:rsidP="00A77B5B">
      <w:pPr>
        <w:spacing w:line="480" w:lineRule="auto"/>
        <w:ind w:firstLine="720"/>
        <w:contextualSpacing/>
        <w:rPr>
          <w:rFonts w:ascii="Times New Roman" w:hAnsi="Times New Roman"/>
          <w:i/>
        </w:rPr>
      </w:pPr>
      <w:proofErr w:type="gramStart"/>
      <w:r w:rsidRPr="00F707B0">
        <w:rPr>
          <w:rFonts w:ascii="Times New Roman" w:hAnsi="Times New Roman"/>
          <w:i/>
        </w:rPr>
        <w:t>innovative</w:t>
      </w:r>
      <w:proofErr w:type="gramEnd"/>
      <w:r w:rsidRPr="00F707B0">
        <w:rPr>
          <w:rFonts w:ascii="Times New Roman" w:hAnsi="Times New Roman"/>
          <w:i/>
        </w:rPr>
        <w:t xml:space="preserve"> games</w:t>
      </w:r>
      <w:r w:rsidRPr="00F707B0">
        <w:rPr>
          <w:rFonts w:ascii="Times New Roman" w:hAnsi="Times New Roman"/>
        </w:rPr>
        <w:t>. Burlington, MA: Morgan Kaufmann Publishers, 2</w:t>
      </w:r>
      <w:r w:rsidRPr="00F707B0">
        <w:rPr>
          <w:rFonts w:ascii="Times New Roman" w:hAnsi="Times New Roman"/>
          <w:vertAlign w:val="superscript"/>
        </w:rPr>
        <w:t>nd</w:t>
      </w:r>
      <w:r w:rsidRPr="00F707B0">
        <w:rPr>
          <w:rFonts w:ascii="Times New Roman" w:hAnsi="Times New Roman"/>
        </w:rPr>
        <w:t xml:space="preserve">. </w:t>
      </w:r>
    </w:p>
    <w:p w:rsidR="00A77B5B" w:rsidRPr="00F707B0" w:rsidRDefault="00076AB2" w:rsidP="00A77B5B">
      <w:pPr>
        <w:spacing w:line="480" w:lineRule="auto"/>
        <w:contextualSpacing/>
        <w:rPr>
          <w:rFonts w:ascii="Times New Roman" w:hAnsi="Times New Roman"/>
        </w:rPr>
      </w:pPr>
      <w:r w:rsidRPr="00F707B0">
        <w:rPr>
          <w:rFonts w:ascii="Times New Roman" w:hAnsi="Times New Roman"/>
        </w:rPr>
        <w:t xml:space="preserve">Galloway, A. R. (2006). </w:t>
      </w:r>
      <w:r w:rsidRPr="00F707B0">
        <w:rPr>
          <w:rFonts w:ascii="Times New Roman" w:hAnsi="Times New Roman"/>
          <w:i/>
        </w:rPr>
        <w:t>Gaming: Essays on algorithmic culture</w:t>
      </w:r>
      <w:r w:rsidRPr="00F707B0">
        <w:rPr>
          <w:rFonts w:ascii="Times New Roman" w:hAnsi="Times New Roman"/>
        </w:rPr>
        <w:t xml:space="preserve">. Minneapolis, MN: </w:t>
      </w:r>
    </w:p>
    <w:p w:rsidR="00BF3A4A" w:rsidRPr="00F707B0" w:rsidRDefault="00076AB2" w:rsidP="00A77B5B">
      <w:pPr>
        <w:spacing w:line="480" w:lineRule="auto"/>
        <w:ind w:firstLine="720"/>
        <w:contextualSpacing/>
        <w:rPr>
          <w:rFonts w:ascii="Times New Roman" w:hAnsi="Times New Roman"/>
        </w:rPr>
      </w:pPr>
      <w:proofErr w:type="gramStart"/>
      <w:r w:rsidRPr="00F707B0">
        <w:rPr>
          <w:rFonts w:ascii="Times New Roman" w:hAnsi="Times New Roman"/>
        </w:rPr>
        <w:t>University of Minnesota Press.</w:t>
      </w:r>
      <w:proofErr w:type="gramEnd"/>
    </w:p>
    <w:p w:rsidR="00BF3A4A" w:rsidRPr="00F707B0" w:rsidRDefault="00BF3A4A" w:rsidP="00712848">
      <w:pPr>
        <w:spacing w:line="480" w:lineRule="auto"/>
        <w:contextualSpacing/>
        <w:rPr>
          <w:rFonts w:ascii="Times New Roman" w:hAnsi="Times New Roman"/>
        </w:rPr>
      </w:pPr>
      <w:r w:rsidRPr="00F707B0">
        <w:rPr>
          <w:rFonts w:ascii="Times New Roman" w:hAnsi="Times New Roman"/>
        </w:rPr>
        <w:t>Game. (</w:t>
      </w:r>
      <w:proofErr w:type="gramStart"/>
      <w:r w:rsidRPr="00F707B0">
        <w:rPr>
          <w:rFonts w:ascii="Times New Roman" w:hAnsi="Times New Roman"/>
        </w:rPr>
        <w:t>n</w:t>
      </w:r>
      <w:proofErr w:type="gramEnd"/>
      <w:r w:rsidRPr="00F707B0">
        <w:rPr>
          <w:rFonts w:ascii="Times New Roman" w:hAnsi="Times New Roman"/>
        </w:rPr>
        <w:t>.d.)</w:t>
      </w:r>
      <w:r w:rsidR="00E15003" w:rsidRPr="00F707B0">
        <w:rPr>
          <w:rFonts w:ascii="Times New Roman" w:hAnsi="Times New Roman"/>
        </w:rPr>
        <w:t>.</w:t>
      </w:r>
      <w:r w:rsidRPr="00F707B0">
        <w:rPr>
          <w:rFonts w:ascii="Times New Roman" w:hAnsi="Times New Roman"/>
        </w:rPr>
        <w:t xml:space="preserve"> </w:t>
      </w:r>
      <w:proofErr w:type="gramStart"/>
      <w:r w:rsidRPr="00F707B0">
        <w:rPr>
          <w:rFonts w:ascii="Times New Roman" w:hAnsi="Times New Roman"/>
        </w:rPr>
        <w:t xml:space="preserve">In </w:t>
      </w:r>
      <w:r w:rsidRPr="00F707B0">
        <w:rPr>
          <w:rFonts w:ascii="Times New Roman" w:hAnsi="Times New Roman"/>
          <w:i/>
        </w:rPr>
        <w:t>Oxford</w:t>
      </w:r>
      <w:r w:rsidRPr="00F707B0">
        <w:rPr>
          <w:rFonts w:ascii="Times New Roman" w:hAnsi="Times New Roman"/>
        </w:rPr>
        <w:t xml:space="preserve"> </w:t>
      </w:r>
      <w:r w:rsidRPr="00F707B0">
        <w:rPr>
          <w:rFonts w:ascii="Times New Roman" w:hAnsi="Times New Roman"/>
          <w:i/>
        </w:rPr>
        <w:t>Dictionaries</w:t>
      </w:r>
      <w:r w:rsidRPr="00F707B0">
        <w:rPr>
          <w:rFonts w:ascii="Times New Roman" w:hAnsi="Times New Roman"/>
        </w:rPr>
        <w:t>.</w:t>
      </w:r>
      <w:proofErr w:type="gramEnd"/>
      <w:r w:rsidRPr="00F707B0">
        <w:rPr>
          <w:rFonts w:ascii="Times New Roman" w:hAnsi="Times New Roman"/>
        </w:rPr>
        <w:t xml:space="preserve"> Retrieved from </w:t>
      </w:r>
    </w:p>
    <w:p w:rsidR="00057958" w:rsidRPr="00F707B0" w:rsidRDefault="00BF3A4A" w:rsidP="00712848">
      <w:pPr>
        <w:spacing w:line="480" w:lineRule="auto"/>
        <w:ind w:firstLine="720"/>
        <w:contextualSpacing/>
        <w:rPr>
          <w:rFonts w:ascii="Times New Roman" w:hAnsi="Times New Roman"/>
        </w:rPr>
      </w:pPr>
      <w:r w:rsidRPr="00F707B0">
        <w:rPr>
          <w:rFonts w:ascii="Times New Roman" w:hAnsi="Times New Roman"/>
        </w:rPr>
        <w:t>http://oxforddictionaries.com/definition/english/game?q=game</w:t>
      </w:r>
    </w:p>
    <w:p w:rsidR="00A77B5B" w:rsidRPr="00F707B0" w:rsidRDefault="00057958" w:rsidP="00A77B5B">
      <w:pPr>
        <w:spacing w:line="480" w:lineRule="auto"/>
        <w:contextualSpacing/>
        <w:rPr>
          <w:rFonts w:ascii="Times New Roman" w:hAnsi="Times New Roman"/>
          <w:i/>
        </w:rPr>
      </w:pPr>
      <w:proofErr w:type="gramStart"/>
      <w:r w:rsidRPr="00F707B0">
        <w:rPr>
          <w:rFonts w:ascii="Times New Roman" w:hAnsi="Times New Roman"/>
        </w:rPr>
        <w:t>Gazzaniga, M., Ivry, R., &amp; Mangun, G. (2009).</w:t>
      </w:r>
      <w:proofErr w:type="gramEnd"/>
      <w:r w:rsidRPr="00F707B0">
        <w:rPr>
          <w:rFonts w:ascii="Times New Roman" w:hAnsi="Times New Roman"/>
        </w:rPr>
        <w:t xml:space="preserve"> </w:t>
      </w:r>
      <w:r w:rsidRPr="00F707B0">
        <w:rPr>
          <w:rFonts w:ascii="Times New Roman" w:hAnsi="Times New Roman"/>
          <w:i/>
        </w:rPr>
        <w:t xml:space="preserve">Cognitive neuroscience: The biology of </w:t>
      </w:r>
    </w:p>
    <w:p w:rsidR="00B43878" w:rsidRPr="00F707B0" w:rsidRDefault="00057958" w:rsidP="00A77B5B">
      <w:pPr>
        <w:spacing w:line="480" w:lineRule="auto"/>
        <w:ind w:firstLine="720"/>
        <w:contextualSpacing/>
        <w:rPr>
          <w:rFonts w:ascii="Times New Roman" w:hAnsi="Times New Roman"/>
        </w:rPr>
      </w:pPr>
      <w:proofErr w:type="gramStart"/>
      <w:r w:rsidRPr="00F707B0">
        <w:rPr>
          <w:rFonts w:ascii="Times New Roman" w:hAnsi="Times New Roman"/>
          <w:i/>
        </w:rPr>
        <w:t>the</w:t>
      </w:r>
      <w:proofErr w:type="gramEnd"/>
      <w:r w:rsidRPr="00F707B0">
        <w:rPr>
          <w:rFonts w:ascii="Times New Roman" w:hAnsi="Times New Roman"/>
          <w:i/>
        </w:rPr>
        <w:t xml:space="preserve"> mind</w:t>
      </w:r>
      <w:r w:rsidRPr="00F707B0">
        <w:rPr>
          <w:rFonts w:ascii="Times New Roman" w:hAnsi="Times New Roman"/>
        </w:rPr>
        <w:t>. New York, NY: W. W. Norton &amp; Company, Inc.</w:t>
      </w:r>
    </w:p>
    <w:p w:rsidR="00A77B5B" w:rsidRPr="00F707B0" w:rsidRDefault="00B43878" w:rsidP="00A77B5B">
      <w:pPr>
        <w:spacing w:line="480" w:lineRule="auto"/>
        <w:contextualSpacing/>
        <w:rPr>
          <w:rFonts w:ascii="Times New Roman" w:hAnsi="Times New Roman"/>
        </w:rPr>
      </w:pPr>
      <w:proofErr w:type="gramStart"/>
      <w:r w:rsidRPr="00F707B0">
        <w:rPr>
          <w:rFonts w:ascii="Times New Roman" w:hAnsi="Times New Roman"/>
        </w:rPr>
        <w:t>Gentile, D., Swing, E., Lim, C., &amp; Khoo, A. (2012).</w:t>
      </w:r>
      <w:proofErr w:type="gramEnd"/>
      <w:r w:rsidRPr="00F707B0">
        <w:rPr>
          <w:rFonts w:ascii="Times New Roman" w:hAnsi="Times New Roman"/>
        </w:rPr>
        <w:t xml:space="preserve"> Video game playing, attention </w:t>
      </w:r>
    </w:p>
    <w:p w:rsidR="00B43878" w:rsidRPr="00F707B0" w:rsidRDefault="00B43878" w:rsidP="00A77B5B">
      <w:pPr>
        <w:spacing w:line="480" w:lineRule="auto"/>
        <w:ind w:left="720"/>
        <w:contextualSpacing/>
        <w:rPr>
          <w:rFonts w:ascii="Times New Roman" w:hAnsi="Times New Roman"/>
        </w:rPr>
      </w:pPr>
      <w:proofErr w:type="gramStart"/>
      <w:r w:rsidRPr="00F707B0">
        <w:rPr>
          <w:rFonts w:ascii="Times New Roman" w:hAnsi="Times New Roman"/>
        </w:rPr>
        <w:t>problems</w:t>
      </w:r>
      <w:proofErr w:type="gramEnd"/>
      <w:r w:rsidRPr="00F707B0">
        <w:rPr>
          <w:rFonts w:ascii="Times New Roman" w:hAnsi="Times New Roman"/>
        </w:rPr>
        <w:t xml:space="preserve">, and impulsiveness: Evidence of bidirectional causality. </w:t>
      </w:r>
      <w:proofErr w:type="gramStart"/>
      <w:r w:rsidRPr="00F707B0">
        <w:rPr>
          <w:rFonts w:ascii="Times New Roman" w:hAnsi="Times New Roman"/>
          <w:i/>
        </w:rPr>
        <w:t>Psychology of Popular Media Culture, 1</w:t>
      </w:r>
      <w:r w:rsidRPr="00F707B0">
        <w:rPr>
          <w:rFonts w:ascii="Times New Roman" w:hAnsi="Times New Roman"/>
        </w:rPr>
        <w:t>(1), 62-70.</w:t>
      </w:r>
      <w:proofErr w:type="gramEnd"/>
      <w:r w:rsidRPr="00F707B0">
        <w:rPr>
          <w:rFonts w:ascii="Times New Roman" w:hAnsi="Times New Roman"/>
        </w:rPr>
        <w:t xml:space="preserve"> </w:t>
      </w:r>
      <w:proofErr w:type="gramStart"/>
      <w:r w:rsidRPr="00F707B0">
        <w:rPr>
          <w:rFonts w:ascii="Times New Roman" w:hAnsi="Times New Roman"/>
        </w:rPr>
        <w:t>doi</w:t>
      </w:r>
      <w:proofErr w:type="gramEnd"/>
      <w:r w:rsidRPr="00F707B0">
        <w:rPr>
          <w:rFonts w:ascii="Times New Roman" w:hAnsi="Times New Roman"/>
        </w:rPr>
        <w:t>: 10.1037/a0026969</w:t>
      </w:r>
    </w:p>
    <w:p w:rsidR="005315E2" w:rsidRPr="00F707B0" w:rsidRDefault="00B43878" w:rsidP="00712848">
      <w:pPr>
        <w:spacing w:line="480" w:lineRule="auto"/>
        <w:contextualSpacing/>
        <w:rPr>
          <w:rFonts w:ascii="Times New Roman" w:hAnsi="Times New Roman"/>
          <w:i/>
        </w:rPr>
      </w:pPr>
      <w:proofErr w:type="gramStart"/>
      <w:r w:rsidRPr="00F707B0">
        <w:rPr>
          <w:rFonts w:ascii="Times New Roman" w:hAnsi="Times New Roman"/>
        </w:rPr>
        <w:t>Gentile, D. (2011).</w:t>
      </w:r>
      <w:proofErr w:type="gramEnd"/>
      <w:r w:rsidRPr="00F707B0">
        <w:rPr>
          <w:rFonts w:ascii="Times New Roman" w:hAnsi="Times New Roman"/>
        </w:rPr>
        <w:t xml:space="preserve"> </w:t>
      </w:r>
      <w:proofErr w:type="gramStart"/>
      <w:r w:rsidRPr="00F707B0">
        <w:rPr>
          <w:rFonts w:ascii="Times New Roman" w:hAnsi="Times New Roman"/>
        </w:rPr>
        <w:t>The multiple dimensions of video game effects.</w:t>
      </w:r>
      <w:proofErr w:type="gramEnd"/>
      <w:r w:rsidRPr="00F707B0">
        <w:rPr>
          <w:rFonts w:ascii="Times New Roman" w:hAnsi="Times New Roman"/>
        </w:rPr>
        <w:t xml:space="preserve"> </w:t>
      </w:r>
      <w:r w:rsidRPr="00F707B0">
        <w:rPr>
          <w:rFonts w:ascii="Times New Roman" w:hAnsi="Times New Roman"/>
          <w:i/>
        </w:rPr>
        <w:t xml:space="preserve">Child Development </w:t>
      </w:r>
    </w:p>
    <w:p w:rsidR="00B43878" w:rsidRPr="00F707B0" w:rsidRDefault="00B43878" w:rsidP="00712848">
      <w:pPr>
        <w:spacing w:line="480" w:lineRule="auto"/>
        <w:ind w:firstLine="720"/>
        <w:contextualSpacing/>
        <w:rPr>
          <w:rFonts w:ascii="Times New Roman" w:hAnsi="Times New Roman"/>
          <w:i/>
        </w:rPr>
      </w:pPr>
      <w:proofErr w:type="gramStart"/>
      <w:r w:rsidRPr="00F707B0">
        <w:rPr>
          <w:rFonts w:ascii="Times New Roman" w:hAnsi="Times New Roman"/>
          <w:i/>
        </w:rPr>
        <w:t>Perspectives</w:t>
      </w:r>
      <w:r w:rsidRPr="00F707B0">
        <w:rPr>
          <w:rFonts w:ascii="Times New Roman" w:hAnsi="Times New Roman"/>
        </w:rPr>
        <w:t xml:space="preserve">, </w:t>
      </w:r>
      <w:r w:rsidRPr="00F707B0">
        <w:rPr>
          <w:rFonts w:ascii="Times New Roman" w:hAnsi="Times New Roman"/>
          <w:i/>
        </w:rPr>
        <w:t>5</w:t>
      </w:r>
      <w:r w:rsidRPr="00F707B0">
        <w:rPr>
          <w:rFonts w:ascii="Times New Roman" w:hAnsi="Times New Roman"/>
        </w:rPr>
        <w:t>(2), 75-81.</w:t>
      </w:r>
      <w:proofErr w:type="gramEnd"/>
      <w:r w:rsidRPr="00F707B0">
        <w:rPr>
          <w:rFonts w:ascii="Times New Roman" w:hAnsi="Times New Roman"/>
        </w:rPr>
        <w:t xml:space="preserve"> </w:t>
      </w:r>
      <w:proofErr w:type="gramStart"/>
      <w:r w:rsidRPr="00F707B0">
        <w:rPr>
          <w:rFonts w:ascii="Times New Roman" w:hAnsi="Times New Roman"/>
        </w:rPr>
        <w:t>doi</w:t>
      </w:r>
      <w:proofErr w:type="gramEnd"/>
      <w:r w:rsidRPr="00F707B0">
        <w:rPr>
          <w:rFonts w:ascii="Times New Roman" w:hAnsi="Times New Roman"/>
        </w:rPr>
        <w:t>: 10.1111/j.1750-8606.2011.00159.x</w:t>
      </w:r>
    </w:p>
    <w:p w:rsidR="00A77B5B" w:rsidRPr="00F707B0" w:rsidRDefault="00B43878" w:rsidP="00A77B5B">
      <w:pPr>
        <w:spacing w:line="480" w:lineRule="auto"/>
        <w:contextualSpacing/>
        <w:rPr>
          <w:rFonts w:ascii="Times New Roman" w:hAnsi="Times New Roman"/>
        </w:rPr>
      </w:pPr>
      <w:proofErr w:type="gramStart"/>
      <w:r w:rsidRPr="00F707B0">
        <w:rPr>
          <w:rFonts w:ascii="Times New Roman" w:hAnsi="Times New Roman"/>
        </w:rPr>
        <w:t>Gentile, D., Lynch, P., Linder, J., &amp; Walsh, D. (2004).</w:t>
      </w:r>
      <w:proofErr w:type="gramEnd"/>
      <w:r w:rsidRPr="00F707B0">
        <w:rPr>
          <w:rFonts w:ascii="Times New Roman" w:hAnsi="Times New Roman"/>
        </w:rPr>
        <w:t xml:space="preserve"> The effects of violent video game </w:t>
      </w:r>
    </w:p>
    <w:p w:rsidR="00B43878" w:rsidRPr="00F707B0" w:rsidRDefault="00B43878" w:rsidP="00A77B5B">
      <w:pPr>
        <w:spacing w:line="480" w:lineRule="auto"/>
        <w:ind w:left="720"/>
        <w:contextualSpacing/>
        <w:rPr>
          <w:rFonts w:ascii="Times New Roman" w:hAnsi="Times New Roman"/>
        </w:rPr>
      </w:pPr>
      <w:proofErr w:type="gramStart"/>
      <w:r w:rsidRPr="00F707B0">
        <w:rPr>
          <w:rFonts w:ascii="Times New Roman" w:hAnsi="Times New Roman"/>
        </w:rPr>
        <w:t>habits</w:t>
      </w:r>
      <w:proofErr w:type="gramEnd"/>
      <w:r w:rsidRPr="00F707B0">
        <w:rPr>
          <w:rFonts w:ascii="Times New Roman" w:hAnsi="Times New Roman"/>
        </w:rPr>
        <w:t xml:space="preserve"> on adolescent hostility, aggressive behaviors, and school performance. </w:t>
      </w:r>
      <w:proofErr w:type="gramStart"/>
      <w:r w:rsidRPr="00F707B0">
        <w:rPr>
          <w:rFonts w:ascii="Times New Roman" w:hAnsi="Times New Roman"/>
          <w:i/>
        </w:rPr>
        <w:t>Journal of Adolescence 27</w:t>
      </w:r>
      <w:r w:rsidRPr="00F707B0">
        <w:rPr>
          <w:rFonts w:ascii="Times New Roman" w:hAnsi="Times New Roman"/>
        </w:rPr>
        <w:t>(1): 5-22.</w:t>
      </w:r>
      <w:proofErr w:type="gramEnd"/>
      <w:r w:rsidRPr="00F707B0">
        <w:rPr>
          <w:rFonts w:ascii="Times New Roman" w:hAnsi="Times New Roman"/>
        </w:rPr>
        <w:t xml:space="preserve"> </w:t>
      </w:r>
      <w:proofErr w:type="gramStart"/>
      <w:r w:rsidRPr="00F707B0">
        <w:rPr>
          <w:rFonts w:ascii="Times New Roman" w:hAnsi="Times New Roman"/>
        </w:rPr>
        <w:t>doi</w:t>
      </w:r>
      <w:proofErr w:type="gramEnd"/>
      <w:r w:rsidRPr="00F707B0">
        <w:rPr>
          <w:rFonts w:ascii="Times New Roman" w:hAnsi="Times New Roman"/>
        </w:rPr>
        <w:t>: 10.1016/j.adolescence.2003.10.002</w:t>
      </w:r>
    </w:p>
    <w:p w:rsidR="001F0AB0" w:rsidRDefault="00562D15" w:rsidP="001F0AB0">
      <w:pPr>
        <w:spacing w:line="480" w:lineRule="auto"/>
        <w:contextualSpacing/>
        <w:rPr>
          <w:rFonts w:ascii="Times New Roman" w:hAnsi="Times New Roman"/>
        </w:rPr>
      </w:pPr>
      <w:r>
        <w:rPr>
          <w:rFonts w:ascii="Times New Roman" w:hAnsi="Times New Roman"/>
        </w:rPr>
        <w:t>Green, C</w:t>
      </w:r>
      <w:r w:rsidR="00B43878" w:rsidRPr="00F707B0">
        <w:rPr>
          <w:rFonts w:ascii="Times New Roman" w:hAnsi="Times New Roman"/>
        </w:rPr>
        <w:t>.</w:t>
      </w:r>
      <w:r w:rsidR="001F0AB0">
        <w:rPr>
          <w:rFonts w:ascii="Times New Roman" w:hAnsi="Times New Roman"/>
        </w:rPr>
        <w:t xml:space="preserve"> S.</w:t>
      </w:r>
      <w:r w:rsidR="00B43878" w:rsidRPr="00F707B0">
        <w:rPr>
          <w:rFonts w:ascii="Times New Roman" w:hAnsi="Times New Roman"/>
        </w:rPr>
        <w:t xml:space="preserve">, &amp; Bavelier, D. (2012). Learning, attentional control, and action video </w:t>
      </w:r>
    </w:p>
    <w:p w:rsidR="00246127" w:rsidRDefault="00B43878" w:rsidP="001F0AB0">
      <w:pPr>
        <w:spacing w:line="480" w:lineRule="auto"/>
        <w:ind w:firstLine="720"/>
        <w:contextualSpacing/>
        <w:rPr>
          <w:rFonts w:ascii="Times New Roman" w:hAnsi="Times New Roman"/>
        </w:rPr>
      </w:pPr>
      <w:proofErr w:type="gramStart"/>
      <w:r w:rsidRPr="00F707B0">
        <w:rPr>
          <w:rFonts w:ascii="Times New Roman" w:hAnsi="Times New Roman"/>
        </w:rPr>
        <w:t>games</w:t>
      </w:r>
      <w:proofErr w:type="gramEnd"/>
      <w:r w:rsidRPr="00F707B0">
        <w:rPr>
          <w:rFonts w:ascii="Times New Roman" w:hAnsi="Times New Roman"/>
        </w:rPr>
        <w:t xml:space="preserve">. </w:t>
      </w:r>
      <w:r w:rsidRPr="00F707B0">
        <w:rPr>
          <w:rFonts w:ascii="Times New Roman" w:hAnsi="Times New Roman"/>
          <w:i/>
        </w:rPr>
        <w:t>Current Biology, 22</w:t>
      </w:r>
      <w:r w:rsidRPr="00F707B0">
        <w:rPr>
          <w:rFonts w:ascii="Times New Roman" w:hAnsi="Times New Roman"/>
        </w:rPr>
        <w:t xml:space="preserve">: </w:t>
      </w:r>
      <w:r w:rsidR="00F707B0">
        <w:rPr>
          <w:rFonts w:ascii="Times New Roman" w:hAnsi="Times New Roman"/>
        </w:rPr>
        <w:t xml:space="preserve">197-206. </w:t>
      </w:r>
      <w:proofErr w:type="gramStart"/>
      <w:r w:rsidR="00F707B0">
        <w:rPr>
          <w:rFonts w:ascii="Times New Roman" w:hAnsi="Times New Roman"/>
        </w:rPr>
        <w:t>d</w:t>
      </w:r>
      <w:r w:rsidRPr="00F707B0">
        <w:rPr>
          <w:rFonts w:ascii="Times New Roman" w:hAnsi="Times New Roman"/>
        </w:rPr>
        <w:t>oi</w:t>
      </w:r>
      <w:proofErr w:type="gramEnd"/>
      <w:r w:rsidRPr="00F707B0">
        <w:rPr>
          <w:rFonts w:ascii="Times New Roman" w:hAnsi="Times New Roman"/>
        </w:rPr>
        <w:t>: 10.1016/j.cub.2012.02.012</w:t>
      </w:r>
    </w:p>
    <w:p w:rsidR="00246127" w:rsidRPr="00F707B0" w:rsidRDefault="00246127" w:rsidP="00246127">
      <w:pPr>
        <w:spacing w:line="480" w:lineRule="auto"/>
        <w:contextualSpacing/>
        <w:rPr>
          <w:rFonts w:ascii="Times New Roman" w:hAnsi="Times New Roman"/>
        </w:rPr>
      </w:pPr>
      <w:r w:rsidRPr="00F707B0">
        <w:rPr>
          <w:rFonts w:ascii="Times New Roman" w:hAnsi="Times New Roman"/>
        </w:rPr>
        <w:t>Green, C.</w:t>
      </w:r>
      <w:r w:rsidR="001F0AB0">
        <w:rPr>
          <w:rFonts w:ascii="Times New Roman" w:hAnsi="Times New Roman"/>
        </w:rPr>
        <w:t xml:space="preserve"> S.</w:t>
      </w:r>
      <w:r>
        <w:rPr>
          <w:rFonts w:ascii="Times New Roman" w:hAnsi="Times New Roman"/>
        </w:rPr>
        <w:t>, &amp; Bavelier, D.</w:t>
      </w:r>
      <w:r w:rsidRPr="00F707B0">
        <w:rPr>
          <w:rFonts w:ascii="Times New Roman" w:hAnsi="Times New Roman"/>
        </w:rPr>
        <w:t xml:space="preserve"> (2006). </w:t>
      </w:r>
      <w:proofErr w:type="gramStart"/>
      <w:r w:rsidRPr="00F707B0">
        <w:rPr>
          <w:rFonts w:ascii="Times New Roman" w:hAnsi="Times New Roman"/>
        </w:rPr>
        <w:t>The cognitive neuroscience of video games.</w:t>
      </w:r>
      <w:proofErr w:type="gramEnd"/>
      <w:r w:rsidRPr="00F707B0">
        <w:rPr>
          <w:rFonts w:ascii="Times New Roman" w:hAnsi="Times New Roman"/>
        </w:rPr>
        <w:t xml:space="preserve"> </w:t>
      </w:r>
      <w:proofErr w:type="gramStart"/>
      <w:r w:rsidRPr="00F707B0">
        <w:rPr>
          <w:rFonts w:ascii="Times New Roman" w:hAnsi="Times New Roman"/>
        </w:rPr>
        <w:t>In P.</w:t>
      </w:r>
      <w:proofErr w:type="gramEnd"/>
      <w:r w:rsidRPr="00F707B0">
        <w:rPr>
          <w:rFonts w:ascii="Times New Roman" w:hAnsi="Times New Roman"/>
        </w:rPr>
        <w:t xml:space="preserve"> </w:t>
      </w:r>
    </w:p>
    <w:p w:rsidR="00562D15" w:rsidRDefault="00246127" w:rsidP="00246127">
      <w:pPr>
        <w:spacing w:line="480" w:lineRule="auto"/>
        <w:ind w:left="720"/>
        <w:contextualSpacing/>
        <w:rPr>
          <w:rFonts w:ascii="Times New Roman" w:hAnsi="Times New Roman"/>
        </w:rPr>
      </w:pPr>
      <w:proofErr w:type="gramStart"/>
      <w:r w:rsidRPr="00F707B0">
        <w:rPr>
          <w:rFonts w:ascii="Times New Roman" w:hAnsi="Times New Roman"/>
        </w:rPr>
        <w:t>Messaris &amp; L. Humphreys (Eds).</w:t>
      </w:r>
      <w:proofErr w:type="gramEnd"/>
      <w:r w:rsidRPr="00F707B0">
        <w:rPr>
          <w:rFonts w:ascii="Times New Roman" w:hAnsi="Times New Roman"/>
        </w:rPr>
        <w:t xml:space="preserve"> </w:t>
      </w:r>
      <w:r w:rsidRPr="00F707B0">
        <w:rPr>
          <w:rFonts w:ascii="Times New Roman" w:hAnsi="Times New Roman"/>
          <w:i/>
        </w:rPr>
        <w:t>Digital Media: Transformations in Human Communication</w:t>
      </w:r>
      <w:r w:rsidRPr="00F707B0">
        <w:rPr>
          <w:rFonts w:ascii="Times New Roman" w:hAnsi="Times New Roman"/>
        </w:rPr>
        <w:t>. New York: Peter Lang. Retrieved from http://vision.psych.umn.edu/users/csgreen/Publications/publications.html</w:t>
      </w:r>
    </w:p>
    <w:p w:rsidR="001F0AB0" w:rsidRDefault="00562D15" w:rsidP="001F0AB0">
      <w:pPr>
        <w:spacing w:line="480" w:lineRule="auto"/>
        <w:contextualSpacing/>
        <w:rPr>
          <w:rFonts w:ascii="Times New Roman" w:hAnsi="Times New Roman"/>
        </w:rPr>
      </w:pPr>
      <w:r w:rsidRPr="00F707B0">
        <w:rPr>
          <w:rFonts w:ascii="Times New Roman" w:hAnsi="Times New Roman"/>
        </w:rPr>
        <w:t>Green, C.</w:t>
      </w:r>
      <w:r w:rsidR="001F0AB0">
        <w:rPr>
          <w:rFonts w:ascii="Times New Roman" w:hAnsi="Times New Roman"/>
        </w:rPr>
        <w:t xml:space="preserve"> S.</w:t>
      </w:r>
      <w:r>
        <w:rPr>
          <w:rFonts w:ascii="Times New Roman" w:hAnsi="Times New Roman"/>
        </w:rPr>
        <w:t>,</w:t>
      </w:r>
      <w:r w:rsidRPr="00F707B0">
        <w:rPr>
          <w:rFonts w:ascii="Times New Roman" w:hAnsi="Times New Roman"/>
        </w:rPr>
        <w:t xml:space="preserve"> </w:t>
      </w:r>
      <w:r>
        <w:rPr>
          <w:rFonts w:ascii="Times New Roman" w:hAnsi="Times New Roman"/>
        </w:rPr>
        <w:t xml:space="preserve">&amp; Bavelier, D. </w:t>
      </w:r>
      <w:r w:rsidRPr="00F707B0">
        <w:rPr>
          <w:rFonts w:ascii="Times New Roman" w:hAnsi="Times New Roman"/>
        </w:rPr>
        <w:t xml:space="preserve">(2003). Action video game modifies visual selective </w:t>
      </w:r>
    </w:p>
    <w:p w:rsidR="00B43878" w:rsidRPr="00562D15" w:rsidRDefault="00562D15" w:rsidP="001F0AB0">
      <w:pPr>
        <w:spacing w:line="480" w:lineRule="auto"/>
        <w:ind w:left="720"/>
        <w:contextualSpacing/>
        <w:rPr>
          <w:rFonts w:ascii="Times New Roman" w:hAnsi="Times New Roman"/>
        </w:rPr>
      </w:pPr>
      <w:proofErr w:type="gramStart"/>
      <w:r w:rsidRPr="00F707B0">
        <w:rPr>
          <w:rFonts w:ascii="Times New Roman" w:hAnsi="Times New Roman"/>
        </w:rPr>
        <w:t>attention</w:t>
      </w:r>
      <w:proofErr w:type="gramEnd"/>
      <w:r w:rsidRPr="00F707B0">
        <w:rPr>
          <w:rFonts w:ascii="Times New Roman" w:hAnsi="Times New Roman"/>
        </w:rPr>
        <w:t xml:space="preserve">. </w:t>
      </w:r>
      <w:proofErr w:type="gramStart"/>
      <w:r w:rsidRPr="00F707B0">
        <w:rPr>
          <w:rFonts w:ascii="Times New Roman" w:hAnsi="Times New Roman"/>
          <w:i/>
        </w:rPr>
        <w:t>Letters to Nature, 423</w:t>
      </w:r>
      <w:r w:rsidRPr="00F707B0">
        <w:rPr>
          <w:rFonts w:ascii="Times New Roman" w:hAnsi="Times New Roman"/>
        </w:rPr>
        <w:t>, 534-537.</w:t>
      </w:r>
      <w:proofErr w:type="gramEnd"/>
      <w:r w:rsidRPr="00F707B0">
        <w:rPr>
          <w:rFonts w:ascii="Times New Roman" w:hAnsi="Times New Roman"/>
        </w:rPr>
        <w:t xml:space="preserve"> Retrieved from </w:t>
      </w:r>
      <w:r w:rsidRPr="00F707B0">
        <w:rPr>
          <w:rStyle w:val="HTMLCite"/>
          <w:rFonts w:ascii="Times New Roman" w:hAnsi="Times New Roman"/>
          <w:i w:val="0"/>
        </w:rPr>
        <w:t>www.dtso.org/jclub/20030825/Green_03.pdf</w:t>
      </w:r>
    </w:p>
    <w:p w:rsidR="00A77B5B" w:rsidRPr="00F707B0" w:rsidRDefault="00B43878" w:rsidP="00A77B5B">
      <w:pPr>
        <w:spacing w:line="480" w:lineRule="auto"/>
        <w:contextualSpacing/>
        <w:rPr>
          <w:rFonts w:ascii="Times New Roman" w:hAnsi="Times New Roman"/>
          <w:i/>
        </w:rPr>
      </w:pPr>
      <w:r w:rsidRPr="00F707B0">
        <w:rPr>
          <w:rFonts w:ascii="Times New Roman" w:hAnsi="Times New Roman"/>
        </w:rPr>
        <w:t xml:space="preserve">Griffiths, M. (2002). </w:t>
      </w:r>
      <w:proofErr w:type="gramStart"/>
      <w:r w:rsidRPr="00F707B0">
        <w:rPr>
          <w:rFonts w:ascii="Times New Roman" w:hAnsi="Times New Roman"/>
        </w:rPr>
        <w:t>The educational benefits of videogames.</w:t>
      </w:r>
      <w:proofErr w:type="gramEnd"/>
      <w:r w:rsidRPr="00F707B0">
        <w:rPr>
          <w:rFonts w:ascii="Times New Roman" w:hAnsi="Times New Roman"/>
        </w:rPr>
        <w:t xml:space="preserve"> </w:t>
      </w:r>
      <w:r w:rsidRPr="00F707B0">
        <w:rPr>
          <w:rFonts w:ascii="Times New Roman" w:hAnsi="Times New Roman"/>
          <w:i/>
        </w:rPr>
        <w:t xml:space="preserve">Education and Health, </w:t>
      </w:r>
    </w:p>
    <w:p w:rsidR="00B43878" w:rsidRPr="00F707B0" w:rsidRDefault="00B43878" w:rsidP="00A77B5B">
      <w:pPr>
        <w:spacing w:line="480" w:lineRule="auto"/>
        <w:ind w:left="720"/>
        <w:contextualSpacing/>
        <w:rPr>
          <w:ins w:id="70" w:author="David Corso" w:date="2013-01-30T21:40:00Z"/>
          <w:rStyle w:val="HTMLCite"/>
        </w:rPr>
      </w:pPr>
      <w:proofErr w:type="gramStart"/>
      <w:r w:rsidRPr="00F707B0">
        <w:rPr>
          <w:rFonts w:ascii="Times New Roman" w:hAnsi="Times New Roman"/>
          <w:i/>
        </w:rPr>
        <w:t>20</w:t>
      </w:r>
      <w:r w:rsidRPr="00F707B0">
        <w:rPr>
          <w:rFonts w:ascii="Times New Roman" w:hAnsi="Times New Roman"/>
        </w:rPr>
        <w:t>(3)</w:t>
      </w:r>
      <w:r w:rsidRPr="00F707B0">
        <w:rPr>
          <w:rFonts w:ascii="Times New Roman" w:hAnsi="Times New Roman"/>
          <w:i/>
        </w:rPr>
        <w:t xml:space="preserve">, </w:t>
      </w:r>
      <w:r w:rsidRPr="00F707B0">
        <w:rPr>
          <w:rFonts w:ascii="Times New Roman" w:hAnsi="Times New Roman"/>
        </w:rPr>
        <w:t>47-51.</w:t>
      </w:r>
      <w:proofErr w:type="gramEnd"/>
      <w:r w:rsidRPr="00F707B0">
        <w:rPr>
          <w:rFonts w:ascii="Times New Roman" w:hAnsi="Times New Roman"/>
        </w:rPr>
        <w:t xml:space="preserve"> Retrieved from </w:t>
      </w:r>
      <w:r w:rsidRPr="00F707B0">
        <w:rPr>
          <w:rStyle w:val="HTMLCite"/>
          <w:rFonts w:ascii="Times New Roman" w:hAnsi="Times New Roman"/>
          <w:i w:val="0"/>
        </w:rPr>
        <w:t>http://nottinghamtrent.academia.edu/MarkGriffiths/Papers/410525/Griffiths_M.D._2002_</w:t>
      </w:r>
      <w:proofErr w:type="gramStart"/>
      <w:r w:rsidRPr="00F707B0">
        <w:rPr>
          <w:rStyle w:val="HTMLCite"/>
          <w:rFonts w:ascii="Times New Roman" w:hAnsi="Times New Roman"/>
          <w:i w:val="0"/>
        </w:rPr>
        <w:t>._</w:t>
      </w:r>
      <w:proofErr w:type="gramEnd"/>
      <w:r w:rsidRPr="00F707B0">
        <w:rPr>
          <w:rStyle w:val="HTMLCite"/>
          <w:rFonts w:ascii="Times New Roman" w:hAnsi="Times New Roman"/>
          <w:i w:val="0"/>
        </w:rPr>
        <w:t>The_educational_benefits_of_videogames_Education_and_Health_20_47-51</w:t>
      </w:r>
    </w:p>
    <w:p w:rsidR="00B43878" w:rsidRPr="00F707B0" w:rsidRDefault="00B43878" w:rsidP="00712848">
      <w:pPr>
        <w:numPr>
          <w:ins w:id="71" w:author="David Corso" w:date="2013-01-30T21:40:00Z"/>
        </w:numPr>
        <w:spacing w:line="480" w:lineRule="auto"/>
        <w:contextualSpacing/>
        <w:rPr>
          <w:ins w:id="72" w:author="David Corso" w:date="2013-01-30T21:43:00Z"/>
          <w:rFonts w:ascii="Times New Roman" w:hAnsi="Times New Roman"/>
        </w:rPr>
      </w:pPr>
      <w:proofErr w:type="gramStart"/>
      <w:ins w:id="73" w:author="David Corso" w:date="2013-01-30T21:40:00Z">
        <w:r w:rsidRPr="00F707B0">
          <w:rPr>
            <w:rFonts w:ascii="Times New Roman" w:hAnsi="Times New Roman"/>
          </w:rPr>
          <w:t xml:space="preserve">Hays, R. T., Jacobs, J. W., Prince, C., </w:t>
        </w:r>
      </w:ins>
      <w:ins w:id="74" w:author="David Corso" w:date="2013-01-30T21:41:00Z">
        <w:r w:rsidRPr="00F707B0">
          <w:rPr>
            <w:rFonts w:ascii="Times New Roman" w:hAnsi="Times New Roman"/>
          </w:rPr>
          <w:t xml:space="preserve">&amp; </w:t>
        </w:r>
      </w:ins>
      <w:ins w:id="75" w:author="David Corso" w:date="2013-01-30T21:40:00Z">
        <w:r w:rsidRPr="00F707B0">
          <w:rPr>
            <w:rFonts w:ascii="Times New Roman" w:hAnsi="Times New Roman"/>
          </w:rPr>
          <w:t>Salas, E</w:t>
        </w:r>
      </w:ins>
      <w:ins w:id="76" w:author="David Corso" w:date="2013-01-30T21:41:00Z">
        <w:r w:rsidRPr="00F707B0">
          <w:rPr>
            <w:rFonts w:ascii="Times New Roman" w:hAnsi="Times New Roman"/>
          </w:rPr>
          <w:t>. (1992).</w:t>
        </w:r>
        <w:proofErr w:type="gramEnd"/>
        <w:r w:rsidRPr="00F707B0">
          <w:rPr>
            <w:rFonts w:ascii="Times New Roman" w:hAnsi="Times New Roman"/>
          </w:rPr>
          <w:t xml:space="preserve"> Flight simulator training </w:t>
        </w:r>
      </w:ins>
    </w:p>
    <w:p w:rsidR="00B43878" w:rsidRPr="00F707B0" w:rsidRDefault="00B43878" w:rsidP="00712848">
      <w:pPr>
        <w:numPr>
          <w:ins w:id="77" w:author="David Corso" w:date="2013-01-30T21:43:00Z"/>
        </w:numPr>
        <w:spacing w:line="480" w:lineRule="auto"/>
        <w:ind w:left="720"/>
        <w:contextualSpacing/>
        <w:rPr>
          <w:rFonts w:ascii="Times New Roman" w:hAnsi="Times New Roman"/>
        </w:rPr>
      </w:pPr>
      <w:proofErr w:type="gramStart"/>
      <w:ins w:id="78" w:author="David Corso" w:date="2013-01-30T21:41:00Z">
        <w:r w:rsidRPr="00F707B0">
          <w:rPr>
            <w:rFonts w:ascii="Times New Roman" w:hAnsi="Times New Roman"/>
          </w:rPr>
          <w:t>effectiveness</w:t>
        </w:r>
        <w:proofErr w:type="gramEnd"/>
        <w:r w:rsidRPr="00F707B0">
          <w:rPr>
            <w:rFonts w:ascii="Times New Roman" w:hAnsi="Times New Roman"/>
          </w:rPr>
          <w:t xml:space="preserve">: A meta-analysis. </w:t>
        </w:r>
        <w:proofErr w:type="gramStart"/>
        <w:r w:rsidRPr="00F707B0">
          <w:rPr>
            <w:rFonts w:ascii="Times New Roman" w:hAnsi="Times New Roman"/>
            <w:i/>
          </w:rPr>
          <w:t>Military Psychology</w:t>
        </w:r>
      </w:ins>
      <w:ins w:id="79" w:author="David Corso" w:date="2013-01-30T21:42:00Z">
        <w:r w:rsidRPr="00F707B0">
          <w:rPr>
            <w:rFonts w:ascii="Times New Roman" w:hAnsi="Times New Roman"/>
            <w:i/>
          </w:rPr>
          <w:t>, 4</w:t>
        </w:r>
        <w:r w:rsidRPr="00F707B0">
          <w:rPr>
            <w:rFonts w:ascii="Times New Roman" w:hAnsi="Times New Roman"/>
          </w:rPr>
          <w:t>(2), 63-74.</w:t>
        </w:r>
        <w:proofErr w:type="gramEnd"/>
        <w:r w:rsidRPr="00F707B0">
          <w:rPr>
            <w:rFonts w:ascii="Times New Roman" w:hAnsi="Times New Roman"/>
          </w:rPr>
          <w:t xml:space="preserve"> </w:t>
        </w:r>
      </w:ins>
      <w:proofErr w:type="gramStart"/>
      <w:ins w:id="80" w:author="David Corso" w:date="2013-01-30T21:43:00Z">
        <w:r w:rsidRPr="00F707B0">
          <w:rPr>
            <w:rFonts w:ascii="Times New Roman" w:hAnsi="Times New Roman"/>
          </w:rPr>
          <w:t>doi</w:t>
        </w:r>
        <w:proofErr w:type="gramEnd"/>
        <w:r w:rsidRPr="00F707B0">
          <w:rPr>
            <w:rFonts w:ascii="Times New Roman" w:hAnsi="Times New Roman"/>
          </w:rPr>
          <w:t>:</w:t>
        </w:r>
      </w:ins>
      <w:r w:rsidR="0088052E" w:rsidRPr="00F707B0">
        <w:rPr>
          <w:rFonts w:ascii="Times New Roman" w:hAnsi="Times New Roman"/>
        </w:rPr>
        <w:t xml:space="preserve"> </w:t>
      </w:r>
      <w:ins w:id="81" w:author="David Corso" w:date="2013-01-30T21:43:00Z">
        <w:r w:rsidRPr="00F707B0">
          <w:rPr>
            <w:rFonts w:ascii="Times New Roman" w:hAnsi="Times New Roman"/>
          </w:rPr>
          <w:t>10.1207/s15327876mp0402_1</w:t>
        </w:r>
      </w:ins>
    </w:p>
    <w:p w:rsidR="00B43878" w:rsidRPr="00F707B0" w:rsidRDefault="00B43878" w:rsidP="00712848">
      <w:pPr>
        <w:spacing w:line="480" w:lineRule="auto"/>
        <w:contextualSpacing/>
        <w:rPr>
          <w:rFonts w:ascii="Times New Roman" w:hAnsi="Times New Roman"/>
        </w:rPr>
      </w:pPr>
      <w:r w:rsidRPr="00F707B0">
        <w:rPr>
          <w:rFonts w:ascii="Times New Roman" w:hAnsi="Times New Roman"/>
        </w:rPr>
        <w:t xml:space="preserve">Hertzog, C., Kramer, A., Wilson, R., &amp; Lindenberger, U. (2009). Enrichment effects on </w:t>
      </w:r>
    </w:p>
    <w:p w:rsidR="0058218B" w:rsidRPr="00F707B0" w:rsidRDefault="00B43878" w:rsidP="00A77B5B">
      <w:pPr>
        <w:spacing w:line="480" w:lineRule="auto"/>
        <w:ind w:left="720"/>
        <w:contextualSpacing/>
        <w:rPr>
          <w:rFonts w:ascii="Times New Roman" w:hAnsi="Times New Roman"/>
        </w:rPr>
      </w:pPr>
      <w:proofErr w:type="gramStart"/>
      <w:r w:rsidRPr="00F707B0">
        <w:rPr>
          <w:rFonts w:ascii="Times New Roman" w:hAnsi="Times New Roman"/>
        </w:rPr>
        <w:t>adult</w:t>
      </w:r>
      <w:proofErr w:type="gramEnd"/>
      <w:r w:rsidRPr="00F707B0">
        <w:rPr>
          <w:rFonts w:ascii="Times New Roman" w:hAnsi="Times New Roman"/>
        </w:rPr>
        <w:t xml:space="preserve"> cognitive development. </w:t>
      </w:r>
      <w:proofErr w:type="gramStart"/>
      <w:r w:rsidRPr="00F707B0">
        <w:rPr>
          <w:rFonts w:ascii="Times New Roman" w:hAnsi="Times New Roman"/>
          <w:i/>
        </w:rPr>
        <w:t>Psychological Science in the Public Interest, 9</w:t>
      </w:r>
      <w:r w:rsidRPr="00F707B0">
        <w:rPr>
          <w:rFonts w:ascii="Times New Roman" w:hAnsi="Times New Roman"/>
        </w:rPr>
        <w:t>(1),</w:t>
      </w:r>
      <w:r w:rsidR="00A77B5B" w:rsidRPr="00F707B0">
        <w:rPr>
          <w:rFonts w:ascii="Times New Roman" w:hAnsi="Times New Roman"/>
        </w:rPr>
        <w:t xml:space="preserve"> </w:t>
      </w:r>
      <w:r w:rsidRPr="00F707B0">
        <w:rPr>
          <w:rFonts w:ascii="Times New Roman" w:hAnsi="Times New Roman"/>
        </w:rPr>
        <w:t>1-65.</w:t>
      </w:r>
      <w:proofErr w:type="gramEnd"/>
      <w:r w:rsidRPr="00F707B0">
        <w:rPr>
          <w:rFonts w:ascii="Times New Roman" w:hAnsi="Times New Roman"/>
        </w:rPr>
        <w:t xml:space="preserve"> </w:t>
      </w:r>
      <w:proofErr w:type="gramStart"/>
      <w:r w:rsidRPr="00F707B0">
        <w:rPr>
          <w:rFonts w:ascii="Times New Roman" w:hAnsi="Times New Roman"/>
        </w:rPr>
        <w:t>doi:10.1111</w:t>
      </w:r>
      <w:proofErr w:type="gramEnd"/>
      <w:r w:rsidRPr="00F707B0">
        <w:rPr>
          <w:rFonts w:ascii="Times New Roman" w:hAnsi="Times New Roman"/>
        </w:rPr>
        <w:t>/j.1539-6053.2009.01034.x</w:t>
      </w:r>
    </w:p>
    <w:p w:rsidR="006459C0" w:rsidRPr="00F707B0" w:rsidRDefault="00BF3A4A" w:rsidP="00712848">
      <w:pPr>
        <w:spacing w:line="480" w:lineRule="auto"/>
        <w:contextualSpacing/>
        <w:rPr>
          <w:rFonts w:ascii="Times New Roman" w:hAnsi="Times New Roman"/>
        </w:rPr>
      </w:pPr>
      <w:proofErr w:type="gramStart"/>
      <w:r w:rsidRPr="00F707B0">
        <w:rPr>
          <w:rFonts w:ascii="Times New Roman" w:hAnsi="Times New Roman"/>
        </w:rPr>
        <w:t>Holistic (n.d.)</w:t>
      </w:r>
      <w:r w:rsidR="00E15003" w:rsidRPr="00F707B0">
        <w:rPr>
          <w:rFonts w:ascii="Times New Roman" w:hAnsi="Times New Roman"/>
        </w:rPr>
        <w:t>.</w:t>
      </w:r>
      <w:proofErr w:type="gramEnd"/>
      <w:r w:rsidRPr="00F707B0">
        <w:rPr>
          <w:rFonts w:ascii="Times New Roman" w:hAnsi="Times New Roman"/>
        </w:rPr>
        <w:t xml:space="preserve"> </w:t>
      </w:r>
      <w:proofErr w:type="gramStart"/>
      <w:r w:rsidRPr="00F707B0">
        <w:rPr>
          <w:rFonts w:ascii="Times New Roman" w:hAnsi="Times New Roman"/>
        </w:rPr>
        <w:t>In</w:t>
      </w:r>
      <w:r w:rsidR="006459C0" w:rsidRPr="00F707B0">
        <w:rPr>
          <w:rFonts w:ascii="Times New Roman" w:hAnsi="Times New Roman"/>
        </w:rPr>
        <w:t xml:space="preserve"> </w:t>
      </w:r>
      <w:r w:rsidR="006459C0" w:rsidRPr="00F707B0">
        <w:rPr>
          <w:rFonts w:ascii="Times New Roman" w:hAnsi="Times New Roman"/>
          <w:i/>
        </w:rPr>
        <w:t>Oxford Dictionaries</w:t>
      </w:r>
      <w:r w:rsidR="006459C0" w:rsidRPr="00F707B0">
        <w:rPr>
          <w:rFonts w:ascii="Times New Roman" w:hAnsi="Times New Roman"/>
        </w:rPr>
        <w:t>.</w:t>
      </w:r>
      <w:proofErr w:type="gramEnd"/>
      <w:r w:rsidR="006459C0" w:rsidRPr="00F707B0">
        <w:rPr>
          <w:rFonts w:ascii="Times New Roman" w:hAnsi="Times New Roman"/>
        </w:rPr>
        <w:t xml:space="preserve"> Retrieved from </w:t>
      </w:r>
    </w:p>
    <w:p w:rsidR="002E624B" w:rsidRPr="00F707B0" w:rsidRDefault="006459C0" w:rsidP="00712848">
      <w:pPr>
        <w:spacing w:line="480" w:lineRule="auto"/>
        <w:ind w:firstLine="720"/>
        <w:contextualSpacing/>
        <w:rPr>
          <w:rFonts w:ascii="Times New Roman" w:hAnsi="Times New Roman"/>
        </w:rPr>
      </w:pPr>
      <w:r w:rsidRPr="00F707B0">
        <w:rPr>
          <w:rFonts w:ascii="Times New Roman" w:hAnsi="Times New Roman"/>
        </w:rPr>
        <w:t>http://oxforddictionaries.com/definition/english/holistic</w:t>
      </w:r>
      <w:proofErr w:type="gramStart"/>
      <w:r w:rsidRPr="00F707B0">
        <w:rPr>
          <w:rFonts w:ascii="Times New Roman" w:hAnsi="Times New Roman"/>
        </w:rPr>
        <w:t>?q</w:t>
      </w:r>
      <w:proofErr w:type="gramEnd"/>
      <w:r w:rsidRPr="00F707B0">
        <w:rPr>
          <w:rFonts w:ascii="Times New Roman" w:hAnsi="Times New Roman"/>
        </w:rPr>
        <w:t>=holistic</w:t>
      </w:r>
    </w:p>
    <w:p w:rsidR="00A77B5B" w:rsidRPr="00F707B0" w:rsidRDefault="002E624B" w:rsidP="00A77B5B">
      <w:pPr>
        <w:spacing w:line="480" w:lineRule="auto"/>
        <w:contextualSpacing/>
        <w:rPr>
          <w:rFonts w:ascii="Times New Roman" w:hAnsi="Times New Roman"/>
        </w:rPr>
      </w:pPr>
      <w:r w:rsidRPr="00F707B0">
        <w:rPr>
          <w:rFonts w:ascii="Times New Roman" w:hAnsi="Times New Roman"/>
        </w:rPr>
        <w:t xml:space="preserve">Huizinga, J. (1955). </w:t>
      </w:r>
      <w:r w:rsidRPr="00F707B0">
        <w:rPr>
          <w:rFonts w:ascii="Times New Roman" w:hAnsi="Times New Roman"/>
          <w:i/>
        </w:rPr>
        <w:t>Homo ludens: A study of the play element in culture</w:t>
      </w:r>
      <w:r w:rsidRPr="00F707B0">
        <w:rPr>
          <w:rFonts w:ascii="Times New Roman" w:hAnsi="Times New Roman"/>
        </w:rPr>
        <w:t xml:space="preserve">. Boston, MA: </w:t>
      </w:r>
    </w:p>
    <w:p w:rsidR="00E15003" w:rsidRPr="00F707B0" w:rsidRDefault="002E624B" w:rsidP="00A77B5B">
      <w:pPr>
        <w:spacing w:line="480" w:lineRule="auto"/>
        <w:ind w:firstLine="720"/>
        <w:contextualSpacing/>
        <w:rPr>
          <w:rFonts w:ascii="Times New Roman" w:hAnsi="Times New Roman"/>
        </w:rPr>
      </w:pPr>
      <w:r w:rsidRPr="00F707B0">
        <w:rPr>
          <w:rFonts w:ascii="Times New Roman" w:hAnsi="Times New Roman"/>
        </w:rPr>
        <w:t>Beacon Press.</w:t>
      </w:r>
    </w:p>
    <w:p w:rsidR="00E15003" w:rsidRPr="00F707B0" w:rsidRDefault="00E15003" w:rsidP="00E15003">
      <w:pPr>
        <w:spacing w:line="480" w:lineRule="auto"/>
        <w:contextualSpacing/>
        <w:rPr>
          <w:rFonts w:ascii="Times New Roman" w:hAnsi="Times New Roman"/>
        </w:rPr>
      </w:pPr>
      <w:proofErr w:type="gramStart"/>
      <w:r w:rsidRPr="00F707B0">
        <w:rPr>
          <w:rFonts w:ascii="Times New Roman" w:hAnsi="Times New Roman"/>
        </w:rPr>
        <w:t>Humanity (n.d.).</w:t>
      </w:r>
      <w:proofErr w:type="gramEnd"/>
      <w:r w:rsidRPr="00F707B0">
        <w:rPr>
          <w:rFonts w:ascii="Times New Roman" w:hAnsi="Times New Roman"/>
        </w:rPr>
        <w:t xml:space="preserve"> </w:t>
      </w:r>
      <w:proofErr w:type="gramStart"/>
      <w:r w:rsidRPr="00F707B0">
        <w:rPr>
          <w:rFonts w:ascii="Times New Roman" w:hAnsi="Times New Roman"/>
        </w:rPr>
        <w:t xml:space="preserve">In </w:t>
      </w:r>
      <w:r w:rsidRPr="00F707B0">
        <w:rPr>
          <w:rFonts w:ascii="Times New Roman" w:hAnsi="Times New Roman"/>
          <w:i/>
        </w:rPr>
        <w:t>Oxford Dictionaries</w:t>
      </w:r>
      <w:r w:rsidRPr="00F707B0">
        <w:rPr>
          <w:rFonts w:ascii="Times New Roman" w:hAnsi="Times New Roman"/>
        </w:rPr>
        <w:t>.</w:t>
      </w:r>
      <w:proofErr w:type="gramEnd"/>
      <w:r w:rsidRPr="00F707B0">
        <w:rPr>
          <w:rFonts w:ascii="Times New Roman" w:hAnsi="Times New Roman"/>
        </w:rPr>
        <w:t xml:space="preserve"> Retrieved from </w:t>
      </w:r>
    </w:p>
    <w:p w:rsidR="006B5006" w:rsidRPr="00F707B0" w:rsidRDefault="00E15003" w:rsidP="00E15003">
      <w:pPr>
        <w:spacing w:line="480" w:lineRule="auto"/>
        <w:ind w:firstLine="720"/>
        <w:contextualSpacing/>
        <w:rPr>
          <w:rFonts w:ascii="Times New Roman" w:hAnsi="Times New Roman"/>
        </w:rPr>
      </w:pPr>
      <w:r w:rsidRPr="00F707B0">
        <w:rPr>
          <w:rFonts w:ascii="Times New Roman" w:hAnsi="Times New Roman"/>
        </w:rPr>
        <w:t>http://oxforddictionaries.com/us/definition/american_english/humanity</w:t>
      </w:r>
    </w:p>
    <w:p w:rsidR="00A77B5B" w:rsidRPr="00F707B0" w:rsidRDefault="006B5006" w:rsidP="00A77B5B">
      <w:pPr>
        <w:spacing w:line="480" w:lineRule="auto"/>
        <w:contextualSpacing/>
        <w:rPr>
          <w:rFonts w:ascii="Times New Roman" w:hAnsi="Times New Roman"/>
        </w:rPr>
      </w:pPr>
      <w:r w:rsidRPr="00F707B0">
        <w:rPr>
          <w:rFonts w:ascii="Times New Roman" w:hAnsi="Times New Roman"/>
        </w:rPr>
        <w:t xml:space="preserve">Ito, M. (2009). </w:t>
      </w:r>
      <w:r w:rsidRPr="00F707B0">
        <w:rPr>
          <w:rFonts w:ascii="Times New Roman" w:hAnsi="Times New Roman"/>
          <w:i/>
        </w:rPr>
        <w:t>Engineering play: A cultural history of children’s software</w:t>
      </w:r>
      <w:r w:rsidRPr="00F707B0">
        <w:rPr>
          <w:rFonts w:ascii="Times New Roman" w:hAnsi="Times New Roman"/>
        </w:rPr>
        <w:t xml:space="preserve">. Cambridge, </w:t>
      </w:r>
    </w:p>
    <w:p w:rsidR="00C94717" w:rsidRPr="00F707B0" w:rsidRDefault="006B5006" w:rsidP="00A77B5B">
      <w:pPr>
        <w:spacing w:line="480" w:lineRule="auto"/>
        <w:ind w:firstLine="720"/>
        <w:contextualSpacing/>
        <w:rPr>
          <w:rFonts w:ascii="Times New Roman" w:hAnsi="Times New Roman"/>
        </w:rPr>
      </w:pPr>
      <w:r w:rsidRPr="00F707B0">
        <w:rPr>
          <w:rFonts w:ascii="Times New Roman" w:hAnsi="Times New Roman"/>
        </w:rPr>
        <w:t>MA: The MIT Press.</w:t>
      </w:r>
    </w:p>
    <w:p w:rsidR="00A77B5B" w:rsidRPr="00F707B0" w:rsidRDefault="00C94717" w:rsidP="00712848">
      <w:pPr>
        <w:spacing w:line="480" w:lineRule="auto"/>
        <w:contextualSpacing/>
        <w:rPr>
          <w:rFonts w:ascii="Times New Roman" w:hAnsi="Times New Roman"/>
        </w:rPr>
      </w:pPr>
      <w:r w:rsidRPr="00F707B0">
        <w:rPr>
          <w:rFonts w:ascii="Times New Roman" w:hAnsi="Times New Roman"/>
        </w:rPr>
        <w:t xml:space="preserve">Kalat, J. (2013). </w:t>
      </w:r>
      <w:proofErr w:type="gramStart"/>
      <w:r w:rsidRPr="00F707B0">
        <w:rPr>
          <w:rFonts w:ascii="Times New Roman" w:hAnsi="Times New Roman"/>
          <w:i/>
        </w:rPr>
        <w:t>Biological Psychology</w:t>
      </w:r>
      <w:r w:rsidRPr="00F707B0">
        <w:rPr>
          <w:rFonts w:ascii="Times New Roman" w:hAnsi="Times New Roman"/>
        </w:rPr>
        <w:t xml:space="preserve"> (11</w:t>
      </w:r>
      <w:r w:rsidRPr="00F707B0">
        <w:rPr>
          <w:rFonts w:ascii="Times New Roman" w:hAnsi="Times New Roman"/>
          <w:vertAlign w:val="superscript"/>
        </w:rPr>
        <w:t>th</w:t>
      </w:r>
      <w:r w:rsidRPr="00F707B0">
        <w:rPr>
          <w:rFonts w:ascii="Times New Roman" w:hAnsi="Times New Roman"/>
        </w:rPr>
        <w:t xml:space="preserve"> ed.).</w:t>
      </w:r>
      <w:proofErr w:type="gramEnd"/>
      <w:r w:rsidRPr="00F707B0">
        <w:rPr>
          <w:rFonts w:ascii="Times New Roman" w:hAnsi="Times New Roman"/>
        </w:rPr>
        <w:t xml:space="preserve"> Belmont, CA: Wadsworth Cengage </w:t>
      </w:r>
    </w:p>
    <w:p w:rsidR="00B43878" w:rsidRPr="00F707B0" w:rsidRDefault="00C94717" w:rsidP="00A77B5B">
      <w:pPr>
        <w:spacing w:line="480" w:lineRule="auto"/>
        <w:ind w:firstLine="720"/>
        <w:contextualSpacing/>
        <w:rPr>
          <w:rFonts w:ascii="Times New Roman" w:hAnsi="Times New Roman"/>
        </w:rPr>
      </w:pPr>
      <w:r w:rsidRPr="00F707B0">
        <w:rPr>
          <w:rFonts w:ascii="Times New Roman" w:hAnsi="Times New Roman"/>
        </w:rPr>
        <w:t>Learning.</w:t>
      </w:r>
    </w:p>
    <w:p w:rsidR="00B43878" w:rsidRPr="00F707B0" w:rsidRDefault="00B43878" w:rsidP="00712848">
      <w:pPr>
        <w:spacing w:line="480" w:lineRule="auto"/>
        <w:contextualSpacing/>
        <w:rPr>
          <w:rFonts w:ascii="Times New Roman" w:hAnsi="Times New Roman"/>
        </w:rPr>
      </w:pPr>
      <w:proofErr w:type="gramStart"/>
      <w:r w:rsidRPr="00F707B0">
        <w:rPr>
          <w:rFonts w:ascii="Times New Roman" w:hAnsi="Times New Roman"/>
        </w:rPr>
        <w:t>Koepp, M., Gun, R., Lawrence, A., Cunningham, V., Dagher, A., Jones, T., &amp; Grasby, P.</w:t>
      </w:r>
      <w:proofErr w:type="gramEnd"/>
      <w:r w:rsidRPr="00F707B0">
        <w:rPr>
          <w:rFonts w:ascii="Times New Roman" w:hAnsi="Times New Roman"/>
        </w:rPr>
        <w:t xml:space="preserve"> </w:t>
      </w:r>
    </w:p>
    <w:p w:rsidR="00B43878" w:rsidRPr="00F707B0" w:rsidRDefault="00B43878" w:rsidP="00712848">
      <w:pPr>
        <w:spacing w:line="480" w:lineRule="auto"/>
        <w:ind w:firstLine="720"/>
        <w:contextualSpacing/>
        <w:rPr>
          <w:rFonts w:ascii="Times New Roman" w:hAnsi="Times New Roman"/>
          <w:i/>
        </w:rPr>
      </w:pPr>
      <w:r w:rsidRPr="00F707B0">
        <w:rPr>
          <w:rFonts w:ascii="Times New Roman" w:hAnsi="Times New Roman"/>
        </w:rPr>
        <w:t>(1998)</w:t>
      </w:r>
      <w:proofErr w:type="gramStart"/>
      <w:r w:rsidRPr="00F707B0">
        <w:rPr>
          <w:rFonts w:ascii="Times New Roman" w:hAnsi="Times New Roman"/>
        </w:rPr>
        <w:t>. Evidence for striatal dopamine release during a video game.</w:t>
      </w:r>
      <w:proofErr w:type="gramEnd"/>
      <w:r w:rsidRPr="00F707B0">
        <w:rPr>
          <w:rFonts w:ascii="Times New Roman" w:hAnsi="Times New Roman"/>
        </w:rPr>
        <w:t xml:space="preserve"> </w:t>
      </w:r>
      <w:r w:rsidRPr="00F707B0">
        <w:rPr>
          <w:rFonts w:ascii="Times New Roman" w:hAnsi="Times New Roman"/>
          <w:i/>
        </w:rPr>
        <w:t xml:space="preserve">Letters to </w:t>
      </w:r>
    </w:p>
    <w:p w:rsidR="00E57B49" w:rsidRPr="00F707B0" w:rsidRDefault="00B43878" w:rsidP="00712848">
      <w:pPr>
        <w:spacing w:line="480" w:lineRule="auto"/>
        <w:ind w:left="720"/>
        <w:contextualSpacing/>
        <w:rPr>
          <w:rFonts w:ascii="Times New Roman" w:hAnsi="Times New Roman"/>
        </w:rPr>
      </w:pPr>
      <w:proofErr w:type="gramStart"/>
      <w:r w:rsidRPr="00F707B0">
        <w:rPr>
          <w:rFonts w:ascii="Times New Roman" w:hAnsi="Times New Roman"/>
          <w:i/>
        </w:rPr>
        <w:t>Nature, 393</w:t>
      </w:r>
      <w:r w:rsidR="00E15003" w:rsidRPr="00F707B0">
        <w:rPr>
          <w:rFonts w:ascii="Times New Roman" w:hAnsi="Times New Roman"/>
        </w:rPr>
        <w:t>, 266-268.</w:t>
      </w:r>
      <w:proofErr w:type="gramEnd"/>
      <w:r w:rsidR="00E15003" w:rsidRPr="00F707B0">
        <w:rPr>
          <w:rFonts w:ascii="Times New Roman" w:hAnsi="Times New Roman"/>
        </w:rPr>
        <w:t xml:space="preserve"> </w:t>
      </w:r>
      <w:proofErr w:type="gramStart"/>
      <w:r w:rsidR="00E15003" w:rsidRPr="00F707B0">
        <w:rPr>
          <w:rFonts w:ascii="Times New Roman" w:hAnsi="Times New Roman"/>
        </w:rPr>
        <w:t>doi</w:t>
      </w:r>
      <w:proofErr w:type="gramEnd"/>
      <w:r w:rsidR="00E15003" w:rsidRPr="00F707B0">
        <w:rPr>
          <w:rFonts w:ascii="Times New Roman" w:hAnsi="Times New Roman"/>
        </w:rPr>
        <w:t xml:space="preserve">: </w:t>
      </w:r>
      <w:r w:rsidRPr="00F707B0">
        <w:rPr>
          <w:rFonts w:ascii="Times New Roman" w:hAnsi="Times New Roman"/>
        </w:rPr>
        <w:t>10.1038/30498</w:t>
      </w:r>
    </w:p>
    <w:p w:rsidR="00975715" w:rsidRPr="00F707B0" w:rsidRDefault="00E57B49" w:rsidP="00712848">
      <w:pPr>
        <w:spacing w:line="480" w:lineRule="auto"/>
        <w:contextualSpacing/>
        <w:rPr>
          <w:rFonts w:ascii="Times New Roman" w:hAnsi="Times New Roman"/>
          <w:i/>
        </w:rPr>
      </w:pPr>
      <w:r w:rsidRPr="00F707B0">
        <w:rPr>
          <w:rFonts w:ascii="Times New Roman" w:hAnsi="Times New Roman"/>
        </w:rPr>
        <w:t xml:space="preserve">Levitt, S. </w:t>
      </w:r>
      <w:r w:rsidR="00246127">
        <w:rPr>
          <w:rFonts w:ascii="Times New Roman" w:hAnsi="Times New Roman"/>
        </w:rPr>
        <w:t>&amp;</w:t>
      </w:r>
      <w:r w:rsidRPr="00F707B0">
        <w:rPr>
          <w:rFonts w:ascii="Times New Roman" w:hAnsi="Times New Roman"/>
        </w:rPr>
        <w:t xml:space="preserve"> Dubner S. (2009). </w:t>
      </w:r>
      <w:r w:rsidRPr="00F707B0">
        <w:rPr>
          <w:rFonts w:ascii="Times New Roman" w:hAnsi="Times New Roman"/>
          <w:i/>
        </w:rPr>
        <w:t xml:space="preserve">Superfreakonomics: Global cooling, patriotic </w:t>
      </w:r>
    </w:p>
    <w:p w:rsidR="00C94717" w:rsidRPr="00F707B0" w:rsidRDefault="00E57B49" w:rsidP="00975715">
      <w:pPr>
        <w:spacing w:line="480" w:lineRule="auto"/>
        <w:ind w:left="720"/>
        <w:contextualSpacing/>
        <w:rPr>
          <w:rFonts w:ascii="Times New Roman" w:hAnsi="Times New Roman"/>
          <w:i/>
        </w:rPr>
      </w:pPr>
      <w:proofErr w:type="gramStart"/>
      <w:r w:rsidRPr="00F707B0">
        <w:rPr>
          <w:rFonts w:ascii="Times New Roman" w:hAnsi="Times New Roman"/>
          <w:i/>
        </w:rPr>
        <w:t>prostitutes</w:t>
      </w:r>
      <w:proofErr w:type="gramEnd"/>
      <w:r w:rsidRPr="00F707B0">
        <w:rPr>
          <w:rFonts w:ascii="Times New Roman" w:hAnsi="Times New Roman"/>
          <w:i/>
        </w:rPr>
        <w:t>, and why suicide bombers should buy life insurance.</w:t>
      </w:r>
      <w:r w:rsidRPr="00F707B0">
        <w:rPr>
          <w:rFonts w:ascii="Times New Roman" w:hAnsi="Times New Roman"/>
        </w:rPr>
        <w:t xml:space="preserve"> New York, NY: HarperCollins Publishers.</w:t>
      </w:r>
    </w:p>
    <w:p w:rsidR="00C94717" w:rsidRPr="00F707B0" w:rsidRDefault="00C94717" w:rsidP="00712848">
      <w:pPr>
        <w:spacing w:line="480" w:lineRule="auto"/>
        <w:contextualSpacing/>
        <w:rPr>
          <w:rFonts w:ascii="Times New Roman" w:hAnsi="Times New Roman"/>
          <w:i/>
        </w:rPr>
      </w:pPr>
      <w:r w:rsidRPr="00F707B0">
        <w:rPr>
          <w:rFonts w:ascii="Times New Roman" w:hAnsi="Times New Roman"/>
        </w:rPr>
        <w:t xml:space="preserve">Linden, D. (2011). </w:t>
      </w:r>
      <w:r w:rsidRPr="00F707B0">
        <w:rPr>
          <w:rFonts w:ascii="Times New Roman" w:hAnsi="Times New Roman"/>
          <w:i/>
        </w:rPr>
        <w:t xml:space="preserve">The compass of pleasure: How our brains make fatty foods, orgasm, </w:t>
      </w:r>
    </w:p>
    <w:p w:rsidR="00C94717" w:rsidRPr="00F707B0" w:rsidRDefault="00C94717" w:rsidP="00712848">
      <w:pPr>
        <w:spacing w:line="480" w:lineRule="auto"/>
        <w:ind w:firstLine="720"/>
        <w:contextualSpacing/>
        <w:rPr>
          <w:rFonts w:ascii="Times New Roman" w:hAnsi="Times New Roman"/>
        </w:rPr>
      </w:pPr>
      <w:proofErr w:type="gramStart"/>
      <w:r w:rsidRPr="00F707B0">
        <w:rPr>
          <w:rFonts w:ascii="Times New Roman" w:hAnsi="Times New Roman"/>
          <w:i/>
        </w:rPr>
        <w:t>exercise</w:t>
      </w:r>
      <w:proofErr w:type="gramEnd"/>
      <w:r w:rsidRPr="00F707B0">
        <w:rPr>
          <w:rFonts w:ascii="Times New Roman" w:hAnsi="Times New Roman"/>
          <w:i/>
        </w:rPr>
        <w:t>, marijuana, generosity, vodka, learning, and gambling feel so good.</w:t>
      </w:r>
      <w:r w:rsidRPr="00F707B0">
        <w:rPr>
          <w:rFonts w:ascii="Times New Roman" w:hAnsi="Times New Roman"/>
        </w:rPr>
        <w:t xml:space="preserve"> New </w:t>
      </w:r>
    </w:p>
    <w:p w:rsidR="006459C0" w:rsidRPr="00F707B0" w:rsidRDefault="00C94717" w:rsidP="00712848">
      <w:pPr>
        <w:spacing w:line="480" w:lineRule="auto"/>
        <w:ind w:firstLine="720"/>
        <w:contextualSpacing/>
        <w:rPr>
          <w:rFonts w:ascii="Times New Roman" w:hAnsi="Times New Roman"/>
        </w:rPr>
      </w:pPr>
      <w:r w:rsidRPr="00F707B0">
        <w:rPr>
          <w:rFonts w:ascii="Times New Roman" w:hAnsi="Times New Roman"/>
        </w:rPr>
        <w:t>York, NY: the Penguin Group.</w:t>
      </w:r>
    </w:p>
    <w:p w:rsidR="00975715" w:rsidRPr="00F707B0" w:rsidRDefault="00BF3A4A" w:rsidP="00712848">
      <w:pPr>
        <w:numPr>
          <w:ins w:id="82" w:author="Unknown"/>
        </w:numPr>
        <w:spacing w:line="480" w:lineRule="auto"/>
        <w:contextualSpacing/>
        <w:rPr>
          <w:rFonts w:ascii="Times New Roman" w:hAnsi="Times New Roman"/>
          <w:i/>
        </w:rPr>
      </w:pPr>
      <w:ins w:id="83" w:author="David Corso" w:date="2013-01-27T01:13:00Z">
        <w:r w:rsidRPr="00F707B0">
          <w:rPr>
            <w:rFonts w:ascii="Times New Roman" w:hAnsi="Times New Roman"/>
          </w:rPr>
          <w:t xml:space="preserve">McGonigal, J. </w:t>
        </w:r>
      </w:ins>
      <w:ins w:id="84" w:author="David Corso" w:date="2013-01-27T01:25:00Z">
        <w:r w:rsidRPr="00F707B0">
          <w:rPr>
            <w:rFonts w:ascii="Times New Roman" w:hAnsi="Times New Roman"/>
          </w:rPr>
          <w:t>(</w:t>
        </w:r>
      </w:ins>
      <w:ins w:id="85" w:author="David Corso" w:date="2013-01-27T01:26:00Z">
        <w:r w:rsidRPr="00F707B0">
          <w:rPr>
            <w:rFonts w:ascii="Times New Roman" w:hAnsi="Times New Roman"/>
          </w:rPr>
          <w:t xml:space="preserve">2011). </w:t>
        </w:r>
        <w:r w:rsidRPr="00F707B0">
          <w:rPr>
            <w:rFonts w:ascii="Times New Roman" w:hAnsi="Times New Roman"/>
            <w:i/>
          </w:rPr>
          <w:t xml:space="preserve">Reality is broken: Why games make us better and how they can </w:t>
        </w:r>
      </w:ins>
    </w:p>
    <w:p w:rsidR="00B43878" w:rsidRPr="00F707B0" w:rsidRDefault="00BF3A4A" w:rsidP="00975715">
      <w:pPr>
        <w:spacing w:line="480" w:lineRule="auto"/>
        <w:ind w:firstLine="720"/>
        <w:contextualSpacing/>
        <w:rPr>
          <w:rFonts w:ascii="Times New Roman" w:hAnsi="Times New Roman"/>
          <w:i/>
        </w:rPr>
      </w:pPr>
      <w:proofErr w:type="gramStart"/>
      <w:ins w:id="86" w:author="David Corso" w:date="2013-01-27T01:26:00Z">
        <w:r w:rsidRPr="00F707B0">
          <w:rPr>
            <w:rFonts w:ascii="Times New Roman" w:hAnsi="Times New Roman"/>
            <w:i/>
          </w:rPr>
          <w:t>change</w:t>
        </w:r>
        <w:proofErr w:type="gramEnd"/>
        <w:r w:rsidRPr="00F707B0">
          <w:rPr>
            <w:rFonts w:ascii="Times New Roman" w:hAnsi="Times New Roman"/>
            <w:i/>
          </w:rPr>
          <w:t xml:space="preserve"> the world.</w:t>
        </w:r>
        <w:r w:rsidRPr="00F707B0">
          <w:rPr>
            <w:rFonts w:ascii="Times New Roman" w:hAnsi="Times New Roman"/>
          </w:rPr>
          <w:t xml:space="preserve"> New York</w:t>
        </w:r>
      </w:ins>
      <w:ins w:id="87" w:author="David Corso" w:date="2013-01-27T01:32:00Z">
        <w:r w:rsidRPr="00F707B0">
          <w:rPr>
            <w:rFonts w:ascii="Times New Roman" w:hAnsi="Times New Roman"/>
          </w:rPr>
          <w:t>, NY</w:t>
        </w:r>
      </w:ins>
      <w:ins w:id="88" w:author="David Corso" w:date="2013-01-27T01:26:00Z">
        <w:r w:rsidRPr="00F707B0">
          <w:rPr>
            <w:rFonts w:ascii="Times New Roman" w:hAnsi="Times New Roman"/>
          </w:rPr>
          <w:t xml:space="preserve">: </w:t>
        </w:r>
      </w:ins>
      <w:ins w:id="89" w:author="David Corso" w:date="2013-01-27T01:32:00Z">
        <w:r w:rsidRPr="00F707B0">
          <w:rPr>
            <w:rFonts w:ascii="Times New Roman" w:hAnsi="Times New Roman"/>
          </w:rPr>
          <w:t xml:space="preserve">The </w:t>
        </w:r>
      </w:ins>
      <w:ins w:id="90" w:author="David Corso" w:date="2013-01-27T01:26:00Z">
        <w:r w:rsidRPr="00F707B0">
          <w:rPr>
            <w:rFonts w:ascii="Times New Roman" w:hAnsi="Times New Roman"/>
          </w:rPr>
          <w:t>Penguin Group.</w:t>
        </w:r>
      </w:ins>
    </w:p>
    <w:p w:rsidR="00975715" w:rsidRPr="00F707B0" w:rsidRDefault="00B43878" w:rsidP="00712848">
      <w:pPr>
        <w:spacing w:line="480" w:lineRule="auto"/>
        <w:contextualSpacing/>
        <w:rPr>
          <w:rFonts w:ascii="Times New Roman" w:hAnsi="Times New Roman"/>
        </w:rPr>
      </w:pPr>
      <w:r w:rsidRPr="00F707B0">
        <w:rPr>
          <w:rFonts w:ascii="Times New Roman" w:hAnsi="Times New Roman"/>
        </w:rPr>
        <w:t xml:space="preserve">Morgan, P., Cleave-Hogg, D., McIlroy, J., &amp; Hugh Devitt, J. (2002). </w:t>
      </w:r>
      <w:r w:rsidR="005315E2" w:rsidRPr="00F707B0">
        <w:rPr>
          <w:rFonts w:ascii="Times New Roman" w:hAnsi="Times New Roman"/>
        </w:rPr>
        <w:t xml:space="preserve">Simulation </w:t>
      </w:r>
    </w:p>
    <w:p w:rsidR="00B43878" w:rsidRPr="00F707B0" w:rsidRDefault="00B43878" w:rsidP="00975715">
      <w:pPr>
        <w:spacing w:line="480" w:lineRule="auto"/>
        <w:ind w:left="720"/>
        <w:contextualSpacing/>
        <w:rPr>
          <w:rFonts w:ascii="Times New Roman" w:hAnsi="Times New Roman"/>
        </w:rPr>
      </w:pPr>
      <w:proofErr w:type="gramStart"/>
      <w:r w:rsidRPr="00F707B0">
        <w:rPr>
          <w:rFonts w:ascii="Times New Roman" w:hAnsi="Times New Roman"/>
        </w:rPr>
        <w:t>technology</w:t>
      </w:r>
      <w:proofErr w:type="gramEnd"/>
      <w:r w:rsidRPr="00F707B0">
        <w:rPr>
          <w:rFonts w:ascii="Times New Roman" w:hAnsi="Times New Roman"/>
        </w:rPr>
        <w:t xml:space="preserve">:  A comparison of experiential and visual learning for undergraduate medical students. </w:t>
      </w:r>
      <w:proofErr w:type="gramStart"/>
      <w:r w:rsidRPr="00F707B0">
        <w:rPr>
          <w:rFonts w:ascii="Times New Roman" w:hAnsi="Times New Roman"/>
          <w:i/>
        </w:rPr>
        <w:t>American Society of Anesthesiologists</w:t>
      </w:r>
      <w:r w:rsidRPr="00F707B0">
        <w:rPr>
          <w:rFonts w:ascii="Times New Roman" w:hAnsi="Times New Roman"/>
        </w:rPr>
        <w:t>.</w:t>
      </w:r>
      <w:proofErr w:type="gramEnd"/>
      <w:r w:rsidRPr="00F707B0">
        <w:rPr>
          <w:rFonts w:ascii="Times New Roman" w:hAnsi="Times New Roman"/>
        </w:rPr>
        <w:t xml:space="preserve"> </w:t>
      </w:r>
      <w:proofErr w:type="gramStart"/>
      <w:r w:rsidRPr="00F707B0">
        <w:rPr>
          <w:rFonts w:ascii="Times New Roman" w:hAnsi="Times New Roman"/>
          <w:i/>
        </w:rPr>
        <w:t>96</w:t>
      </w:r>
      <w:r w:rsidRPr="00F707B0">
        <w:rPr>
          <w:rFonts w:ascii="Times New Roman" w:hAnsi="Times New Roman"/>
        </w:rPr>
        <w:t>(1)</w:t>
      </w:r>
      <w:r w:rsidRPr="00F707B0">
        <w:rPr>
          <w:rFonts w:ascii="Times New Roman" w:hAnsi="Times New Roman"/>
          <w:i/>
        </w:rPr>
        <w:t>,</w:t>
      </w:r>
      <w:r w:rsidRPr="00F707B0">
        <w:rPr>
          <w:rFonts w:ascii="Times New Roman" w:hAnsi="Times New Roman"/>
        </w:rPr>
        <w:t xml:space="preserve"> 10-16.</w:t>
      </w:r>
      <w:proofErr w:type="gramEnd"/>
      <w:r w:rsidRPr="00F707B0">
        <w:rPr>
          <w:rFonts w:ascii="Times New Roman" w:hAnsi="Times New Roman"/>
        </w:rPr>
        <w:t xml:space="preserve"> </w:t>
      </w:r>
      <w:r w:rsidR="00975715" w:rsidRPr="00F707B0">
        <w:rPr>
          <w:rFonts w:ascii="Times New Roman" w:hAnsi="Times New Roman"/>
        </w:rPr>
        <w:t xml:space="preserve">Retrieved from </w:t>
      </w:r>
      <w:r w:rsidRPr="00F707B0">
        <w:rPr>
          <w:rFonts w:ascii="Times New Roman" w:hAnsi="Times New Roman"/>
        </w:rPr>
        <w:t>http://journals.lww.com/anesthesiology/Abstract/2002/01000/Simulation_Technology__A_Comparison_of.8.aspx</w:t>
      </w:r>
    </w:p>
    <w:p w:rsidR="00B43878" w:rsidRPr="00F707B0" w:rsidRDefault="00B43878" w:rsidP="00712848">
      <w:pPr>
        <w:spacing w:line="480" w:lineRule="auto"/>
        <w:contextualSpacing/>
        <w:rPr>
          <w:rFonts w:ascii="Times New Roman" w:hAnsi="Times New Roman"/>
        </w:rPr>
      </w:pPr>
      <w:r w:rsidRPr="00F707B0">
        <w:rPr>
          <w:rFonts w:ascii="Times New Roman" w:hAnsi="Times New Roman"/>
        </w:rPr>
        <w:t>Play. (</w:t>
      </w:r>
      <w:proofErr w:type="gramStart"/>
      <w:r w:rsidRPr="00F707B0">
        <w:rPr>
          <w:rFonts w:ascii="Times New Roman" w:hAnsi="Times New Roman"/>
        </w:rPr>
        <w:t>n</w:t>
      </w:r>
      <w:proofErr w:type="gramEnd"/>
      <w:r w:rsidRPr="00F707B0">
        <w:rPr>
          <w:rFonts w:ascii="Times New Roman" w:hAnsi="Times New Roman"/>
        </w:rPr>
        <w:t>.d.)</w:t>
      </w:r>
      <w:r w:rsidR="00E15003" w:rsidRPr="00F707B0">
        <w:rPr>
          <w:rFonts w:ascii="Times New Roman" w:hAnsi="Times New Roman"/>
        </w:rPr>
        <w:t>.</w:t>
      </w:r>
      <w:r w:rsidRPr="00F707B0">
        <w:rPr>
          <w:rFonts w:ascii="Times New Roman" w:hAnsi="Times New Roman"/>
        </w:rPr>
        <w:t xml:space="preserve"> </w:t>
      </w:r>
      <w:proofErr w:type="gramStart"/>
      <w:r w:rsidRPr="00F707B0">
        <w:rPr>
          <w:rFonts w:ascii="Times New Roman" w:hAnsi="Times New Roman"/>
        </w:rPr>
        <w:t xml:space="preserve">In </w:t>
      </w:r>
      <w:r w:rsidRPr="00F707B0">
        <w:rPr>
          <w:rFonts w:ascii="Times New Roman" w:hAnsi="Times New Roman"/>
          <w:i/>
        </w:rPr>
        <w:t>Oxford Dictionaries</w:t>
      </w:r>
      <w:r w:rsidRPr="00F707B0">
        <w:rPr>
          <w:rFonts w:ascii="Times New Roman" w:hAnsi="Times New Roman"/>
        </w:rPr>
        <w:t>.</w:t>
      </w:r>
      <w:proofErr w:type="gramEnd"/>
      <w:r w:rsidRPr="00F707B0">
        <w:rPr>
          <w:rFonts w:ascii="Times New Roman" w:hAnsi="Times New Roman"/>
        </w:rPr>
        <w:t xml:space="preserve"> Retrieved from</w:t>
      </w:r>
    </w:p>
    <w:p w:rsidR="00B43878" w:rsidRPr="00F707B0" w:rsidRDefault="00B43878" w:rsidP="00712848">
      <w:pPr>
        <w:spacing w:line="480" w:lineRule="auto"/>
        <w:contextualSpacing/>
        <w:rPr>
          <w:rFonts w:ascii="Times New Roman" w:hAnsi="Times New Roman"/>
        </w:rPr>
      </w:pPr>
      <w:r w:rsidRPr="00F707B0">
        <w:rPr>
          <w:rFonts w:ascii="Times New Roman" w:hAnsi="Times New Roman"/>
        </w:rPr>
        <w:tab/>
        <w:t>http://oxforddictionaries.com/definition/english/play?q=play</w:t>
      </w:r>
    </w:p>
    <w:p w:rsidR="00B43878" w:rsidRPr="00F707B0" w:rsidRDefault="00B43878" w:rsidP="00712848">
      <w:pPr>
        <w:spacing w:line="480" w:lineRule="auto"/>
        <w:contextualSpacing/>
        <w:rPr>
          <w:rFonts w:ascii="Times New Roman" w:hAnsi="Times New Roman"/>
        </w:rPr>
      </w:pPr>
      <w:r w:rsidRPr="00F707B0">
        <w:rPr>
          <w:rFonts w:ascii="Times New Roman" w:hAnsi="Times New Roman"/>
        </w:rPr>
        <w:t xml:space="preserve">Prensky, M. (2001). </w:t>
      </w:r>
      <w:proofErr w:type="gramStart"/>
      <w:r w:rsidRPr="00F707B0">
        <w:rPr>
          <w:rFonts w:ascii="Times New Roman" w:hAnsi="Times New Roman"/>
          <w:i/>
        </w:rPr>
        <w:t>Digital game-based learning</w:t>
      </w:r>
      <w:r w:rsidRPr="00F707B0">
        <w:rPr>
          <w:rFonts w:ascii="Times New Roman" w:hAnsi="Times New Roman"/>
        </w:rPr>
        <w:t>.</w:t>
      </w:r>
      <w:proofErr w:type="gramEnd"/>
      <w:r w:rsidRPr="00F707B0">
        <w:rPr>
          <w:rFonts w:ascii="Times New Roman" w:hAnsi="Times New Roman"/>
        </w:rPr>
        <w:t xml:space="preserve"> New York: McGraw Hill.</w:t>
      </w:r>
    </w:p>
    <w:p w:rsidR="00B43878" w:rsidRPr="00F707B0" w:rsidRDefault="00B43878" w:rsidP="00712848">
      <w:pPr>
        <w:spacing w:line="480" w:lineRule="auto"/>
        <w:contextualSpacing/>
        <w:rPr>
          <w:rFonts w:ascii="Times New Roman" w:hAnsi="Times New Roman"/>
        </w:rPr>
      </w:pPr>
      <w:r w:rsidRPr="00F707B0">
        <w:rPr>
          <w:rFonts w:ascii="Times New Roman" w:hAnsi="Times New Roman"/>
        </w:rPr>
        <w:t xml:space="preserve">Rogers, S. (2010). </w:t>
      </w:r>
      <w:r w:rsidRPr="00F707B0">
        <w:rPr>
          <w:rFonts w:ascii="Times New Roman" w:hAnsi="Times New Roman"/>
          <w:i/>
        </w:rPr>
        <w:t xml:space="preserve">Level up! </w:t>
      </w:r>
      <w:proofErr w:type="gramStart"/>
      <w:r w:rsidRPr="00F707B0">
        <w:rPr>
          <w:rFonts w:ascii="Times New Roman" w:hAnsi="Times New Roman"/>
          <w:i/>
        </w:rPr>
        <w:t>The guide to great video game design.</w:t>
      </w:r>
      <w:proofErr w:type="gramEnd"/>
      <w:r w:rsidRPr="00F707B0">
        <w:rPr>
          <w:rFonts w:ascii="Times New Roman" w:hAnsi="Times New Roman"/>
        </w:rPr>
        <w:t xml:space="preserve"> Chichester, UK: John </w:t>
      </w:r>
    </w:p>
    <w:p w:rsidR="00A07214" w:rsidRPr="00F707B0" w:rsidRDefault="00B43878" w:rsidP="00712848">
      <w:pPr>
        <w:spacing w:line="480" w:lineRule="auto"/>
        <w:ind w:firstLine="720"/>
        <w:contextualSpacing/>
        <w:rPr>
          <w:rFonts w:ascii="Times New Roman" w:hAnsi="Times New Roman"/>
        </w:rPr>
      </w:pPr>
      <w:r w:rsidRPr="00F707B0">
        <w:rPr>
          <w:rFonts w:ascii="Times New Roman" w:hAnsi="Times New Roman"/>
        </w:rPr>
        <w:t>Wiley &amp; Sons, Ltd.</w:t>
      </w:r>
    </w:p>
    <w:p w:rsidR="00A07214" w:rsidRPr="00F707B0" w:rsidRDefault="00A07214" w:rsidP="00A07214">
      <w:pPr>
        <w:spacing w:line="480" w:lineRule="auto"/>
        <w:contextualSpacing/>
        <w:rPr>
          <w:rFonts w:ascii="Times New Roman" w:hAnsi="Times New Roman"/>
        </w:rPr>
      </w:pPr>
      <w:r w:rsidRPr="00F707B0">
        <w:rPr>
          <w:rFonts w:ascii="Times New Roman" w:hAnsi="Times New Roman"/>
        </w:rPr>
        <w:t xml:space="preserve">Rushkoff, D. (2010). </w:t>
      </w:r>
      <w:r w:rsidRPr="00F707B0">
        <w:rPr>
          <w:rFonts w:ascii="Times New Roman" w:hAnsi="Times New Roman"/>
          <w:i/>
        </w:rPr>
        <w:t>Program or be programmed: Ten commands for a digital age.</w:t>
      </w:r>
      <w:r w:rsidRPr="00F707B0">
        <w:rPr>
          <w:rFonts w:ascii="Times New Roman" w:hAnsi="Times New Roman"/>
        </w:rPr>
        <w:t xml:space="preserve"> New </w:t>
      </w:r>
    </w:p>
    <w:p w:rsidR="00B43878" w:rsidRPr="00F707B0" w:rsidRDefault="00A07214" w:rsidP="00A07214">
      <w:pPr>
        <w:spacing w:line="480" w:lineRule="auto"/>
        <w:ind w:firstLine="720"/>
        <w:contextualSpacing/>
        <w:rPr>
          <w:rFonts w:ascii="Times New Roman" w:hAnsi="Times New Roman"/>
        </w:rPr>
      </w:pPr>
      <w:r w:rsidRPr="00F707B0">
        <w:rPr>
          <w:rFonts w:ascii="Times New Roman" w:hAnsi="Times New Roman"/>
        </w:rPr>
        <w:t xml:space="preserve">York, NY: OR Books.  </w:t>
      </w:r>
    </w:p>
    <w:p w:rsidR="00975715" w:rsidRPr="00F707B0" w:rsidRDefault="001F0AB0" w:rsidP="00712848">
      <w:pPr>
        <w:spacing w:line="480" w:lineRule="auto"/>
        <w:contextualSpacing/>
        <w:rPr>
          <w:rFonts w:ascii="Times New Roman" w:hAnsi="Times New Roman"/>
        </w:rPr>
      </w:pPr>
      <w:r>
        <w:rPr>
          <w:rFonts w:ascii="Times New Roman" w:hAnsi="Times New Roman"/>
        </w:rPr>
        <w:t xml:space="preserve">Salen, K., &amp; </w:t>
      </w:r>
      <w:r w:rsidR="00B43878" w:rsidRPr="00F707B0">
        <w:rPr>
          <w:rFonts w:ascii="Times New Roman" w:hAnsi="Times New Roman"/>
        </w:rPr>
        <w:t xml:space="preserve">Zimmerman, E. (2004). </w:t>
      </w:r>
      <w:r w:rsidR="00B43878" w:rsidRPr="00F707B0">
        <w:rPr>
          <w:rFonts w:ascii="Times New Roman" w:hAnsi="Times New Roman"/>
          <w:i/>
        </w:rPr>
        <w:t>Rules of play: Game design fundamentals</w:t>
      </w:r>
      <w:r w:rsidR="0088052E" w:rsidRPr="00F707B0">
        <w:rPr>
          <w:rFonts w:ascii="Times New Roman" w:hAnsi="Times New Roman"/>
        </w:rPr>
        <w:t xml:space="preserve">. </w:t>
      </w:r>
    </w:p>
    <w:p w:rsidR="00B43878" w:rsidRPr="00F707B0" w:rsidRDefault="00B43878" w:rsidP="00975715">
      <w:pPr>
        <w:spacing w:line="480" w:lineRule="auto"/>
        <w:ind w:firstLine="720"/>
        <w:contextualSpacing/>
        <w:rPr>
          <w:rFonts w:ascii="Times New Roman" w:hAnsi="Times New Roman"/>
        </w:rPr>
      </w:pPr>
      <w:r w:rsidRPr="00F707B0">
        <w:rPr>
          <w:rFonts w:ascii="Times New Roman" w:hAnsi="Times New Roman"/>
        </w:rPr>
        <w:t>Cambridge, MA: The MIT Press.</w:t>
      </w:r>
    </w:p>
    <w:p w:rsidR="00975715" w:rsidRPr="00F707B0" w:rsidRDefault="00B43878" w:rsidP="00975715">
      <w:pPr>
        <w:spacing w:line="480" w:lineRule="auto"/>
        <w:contextualSpacing/>
        <w:rPr>
          <w:rFonts w:ascii="Times New Roman" w:hAnsi="Times New Roman"/>
        </w:rPr>
      </w:pPr>
      <w:proofErr w:type="gramStart"/>
      <w:r w:rsidRPr="00F707B0">
        <w:rPr>
          <w:rFonts w:ascii="Times New Roman" w:hAnsi="Times New Roman"/>
        </w:rPr>
        <w:t>Schrank, F., McGrew, K., &amp; Woodcock, R. (2001).</w:t>
      </w:r>
      <w:proofErr w:type="gramEnd"/>
      <w:r w:rsidRPr="00F707B0">
        <w:rPr>
          <w:rFonts w:ascii="Times New Roman" w:hAnsi="Times New Roman"/>
        </w:rPr>
        <w:t xml:space="preserve"> </w:t>
      </w:r>
      <w:r w:rsidRPr="00F707B0">
        <w:rPr>
          <w:rFonts w:ascii="Times New Roman" w:hAnsi="Times New Roman"/>
          <w:i/>
        </w:rPr>
        <w:t>Technical abstract</w:t>
      </w:r>
      <w:r w:rsidRPr="00F707B0">
        <w:rPr>
          <w:rFonts w:ascii="Times New Roman" w:hAnsi="Times New Roman"/>
        </w:rPr>
        <w:t>. Woodcock-</w:t>
      </w:r>
    </w:p>
    <w:p w:rsidR="00B43878" w:rsidRPr="00F707B0" w:rsidRDefault="00B43878" w:rsidP="00975715">
      <w:pPr>
        <w:spacing w:line="480" w:lineRule="auto"/>
        <w:ind w:left="720"/>
        <w:contextualSpacing/>
        <w:rPr>
          <w:rFonts w:ascii="Times New Roman" w:hAnsi="Times New Roman"/>
        </w:rPr>
      </w:pPr>
      <w:proofErr w:type="gramStart"/>
      <w:r w:rsidRPr="00F707B0">
        <w:rPr>
          <w:rFonts w:ascii="Times New Roman" w:hAnsi="Times New Roman"/>
        </w:rPr>
        <w:t>Johnson® III Assessment Service Bulletin No. 2.</w:t>
      </w:r>
      <w:proofErr w:type="gramEnd"/>
      <w:r w:rsidRPr="00F707B0">
        <w:rPr>
          <w:rFonts w:ascii="Times New Roman" w:hAnsi="Times New Roman"/>
        </w:rPr>
        <w:t xml:space="preserve"> Itasca, IL: The Riverside Publishing Group.</w:t>
      </w:r>
      <w:r w:rsidR="00F707B0">
        <w:rPr>
          <w:rFonts w:ascii="Times New Roman" w:hAnsi="Times New Roman"/>
        </w:rPr>
        <w:t xml:space="preserve"> </w:t>
      </w:r>
      <w:r w:rsidR="00F707B0" w:rsidRPr="00DF594B">
        <w:rPr>
          <w:rFonts w:ascii="Times New Roman" w:hAnsi="Times New Roman"/>
        </w:rPr>
        <w:t>Retrieved from http://www.riversidepublishing.com/clinical/pdf/WJIII_ASB2.pdf</w:t>
      </w:r>
    </w:p>
    <w:p w:rsidR="00B43878" w:rsidRPr="00F707B0" w:rsidRDefault="00B43878" w:rsidP="00712848">
      <w:pPr>
        <w:spacing w:line="480" w:lineRule="auto"/>
        <w:contextualSpacing/>
        <w:rPr>
          <w:rFonts w:ascii="Times New Roman" w:hAnsi="Times New Roman"/>
        </w:rPr>
      </w:pPr>
      <w:r w:rsidRPr="00F707B0">
        <w:rPr>
          <w:rFonts w:ascii="Times New Roman" w:hAnsi="Times New Roman"/>
        </w:rPr>
        <w:t>Science. (</w:t>
      </w:r>
      <w:proofErr w:type="gramStart"/>
      <w:r w:rsidRPr="00F707B0">
        <w:rPr>
          <w:rFonts w:ascii="Times New Roman" w:hAnsi="Times New Roman"/>
        </w:rPr>
        <w:t>n</w:t>
      </w:r>
      <w:proofErr w:type="gramEnd"/>
      <w:r w:rsidRPr="00F707B0">
        <w:rPr>
          <w:rFonts w:ascii="Times New Roman" w:hAnsi="Times New Roman"/>
        </w:rPr>
        <w:t>.d.)</w:t>
      </w:r>
      <w:r w:rsidR="00E15003" w:rsidRPr="00F707B0">
        <w:rPr>
          <w:rFonts w:ascii="Times New Roman" w:hAnsi="Times New Roman"/>
        </w:rPr>
        <w:t>.</w:t>
      </w:r>
      <w:r w:rsidRPr="00F707B0">
        <w:rPr>
          <w:rFonts w:ascii="Times New Roman" w:hAnsi="Times New Roman"/>
        </w:rPr>
        <w:t xml:space="preserve"> </w:t>
      </w:r>
      <w:proofErr w:type="gramStart"/>
      <w:r w:rsidRPr="00F707B0">
        <w:rPr>
          <w:rFonts w:ascii="Times New Roman" w:hAnsi="Times New Roman"/>
        </w:rPr>
        <w:t xml:space="preserve">In </w:t>
      </w:r>
      <w:r w:rsidRPr="00F707B0">
        <w:rPr>
          <w:rFonts w:ascii="Times New Roman" w:hAnsi="Times New Roman"/>
          <w:i/>
        </w:rPr>
        <w:t>Oxford Dictionaries</w:t>
      </w:r>
      <w:r w:rsidRPr="00F707B0">
        <w:rPr>
          <w:rFonts w:ascii="Times New Roman" w:hAnsi="Times New Roman"/>
        </w:rPr>
        <w:t>.</w:t>
      </w:r>
      <w:proofErr w:type="gramEnd"/>
      <w:r w:rsidRPr="00F707B0">
        <w:rPr>
          <w:rFonts w:ascii="Times New Roman" w:hAnsi="Times New Roman"/>
        </w:rPr>
        <w:t xml:space="preserve"> Retrieved from </w:t>
      </w:r>
    </w:p>
    <w:p w:rsidR="00B43878" w:rsidRPr="00F707B0" w:rsidRDefault="00B43878" w:rsidP="00712848">
      <w:pPr>
        <w:spacing w:line="480" w:lineRule="auto"/>
        <w:ind w:firstLine="720"/>
        <w:contextualSpacing/>
        <w:rPr>
          <w:rFonts w:ascii="Times New Roman" w:hAnsi="Times New Roman"/>
        </w:rPr>
      </w:pPr>
      <w:r w:rsidRPr="00F707B0">
        <w:rPr>
          <w:rFonts w:ascii="Times New Roman" w:hAnsi="Times New Roman"/>
        </w:rPr>
        <w:t>http://oxforddictionaries.com/definition/english/science</w:t>
      </w:r>
    </w:p>
    <w:p w:rsidR="00F707B0" w:rsidRDefault="00B43878" w:rsidP="00975715">
      <w:pPr>
        <w:spacing w:line="480" w:lineRule="auto"/>
        <w:contextualSpacing/>
        <w:rPr>
          <w:rFonts w:ascii="Times New Roman" w:hAnsi="Times New Roman"/>
        </w:rPr>
      </w:pPr>
      <w:ins w:id="91" w:author="David Corso" w:date="2013-01-29T01:05:00Z">
        <w:r w:rsidRPr="00F707B0">
          <w:rPr>
            <w:rFonts w:ascii="Times New Roman" w:hAnsi="Times New Roman"/>
          </w:rPr>
          <w:t>Segal, K. R.,</w:t>
        </w:r>
      </w:ins>
      <w:r w:rsidR="001F0AB0">
        <w:rPr>
          <w:rFonts w:ascii="Times New Roman" w:hAnsi="Times New Roman"/>
        </w:rPr>
        <w:t xml:space="preserve"> &amp;</w:t>
      </w:r>
      <w:ins w:id="92" w:author="David Corso" w:date="2013-01-29T01:05:00Z">
        <w:r w:rsidRPr="00F707B0">
          <w:rPr>
            <w:rFonts w:ascii="Times New Roman" w:hAnsi="Times New Roman"/>
          </w:rPr>
          <w:t xml:space="preserve"> Dietz, W. H. (1991). </w:t>
        </w:r>
        <w:proofErr w:type="gramStart"/>
        <w:r w:rsidRPr="00F707B0">
          <w:rPr>
            <w:rFonts w:ascii="Times New Roman" w:hAnsi="Times New Roman"/>
          </w:rPr>
          <w:t>Physiologic responses to playing a video game.</w:t>
        </w:r>
      </w:ins>
      <w:proofErr w:type="gramEnd"/>
      <w:r w:rsidR="00975715" w:rsidRPr="00F707B0">
        <w:rPr>
          <w:rFonts w:ascii="Times New Roman" w:hAnsi="Times New Roman"/>
        </w:rPr>
        <w:tab/>
      </w:r>
      <w:proofErr w:type="gramStart"/>
      <w:ins w:id="93" w:author="David Corso" w:date="2013-01-29T01:07:00Z">
        <w:r w:rsidRPr="00F707B0">
          <w:rPr>
            <w:rFonts w:ascii="Times New Roman" w:hAnsi="Times New Roman"/>
            <w:i/>
          </w:rPr>
          <w:t>American Journal of Diseases of Children</w:t>
        </w:r>
        <w:r w:rsidRPr="00F707B0">
          <w:rPr>
            <w:rFonts w:ascii="Times New Roman" w:hAnsi="Times New Roman"/>
          </w:rPr>
          <w:t>.</w:t>
        </w:r>
        <w:proofErr w:type="gramEnd"/>
        <w:r w:rsidRPr="00F707B0">
          <w:rPr>
            <w:rFonts w:ascii="Times New Roman" w:hAnsi="Times New Roman"/>
          </w:rPr>
          <w:t xml:space="preserve"> </w:t>
        </w:r>
        <w:proofErr w:type="gramStart"/>
        <w:r w:rsidRPr="00F707B0">
          <w:rPr>
            <w:rFonts w:ascii="Times New Roman" w:hAnsi="Times New Roman"/>
            <w:i/>
          </w:rPr>
          <w:t>145</w:t>
        </w:r>
        <w:r w:rsidRPr="00F707B0">
          <w:rPr>
            <w:rFonts w:ascii="Times New Roman" w:hAnsi="Times New Roman"/>
          </w:rPr>
          <w:t>, 1034-1036.</w:t>
        </w:r>
      </w:ins>
      <w:proofErr w:type="gramEnd"/>
      <w:r w:rsidR="00F707B0">
        <w:rPr>
          <w:rFonts w:ascii="Times New Roman" w:hAnsi="Times New Roman"/>
        </w:rPr>
        <w:t xml:space="preserve"> </w:t>
      </w:r>
      <w:proofErr w:type="gramStart"/>
      <w:r w:rsidR="00F707B0" w:rsidRPr="00DF594B">
        <w:rPr>
          <w:rFonts w:ascii="Times New Roman" w:hAnsi="Times New Roman"/>
        </w:rPr>
        <w:t>doi</w:t>
      </w:r>
      <w:proofErr w:type="gramEnd"/>
      <w:r w:rsidR="00F707B0" w:rsidRPr="00DF594B">
        <w:rPr>
          <w:rFonts w:ascii="Times New Roman" w:hAnsi="Times New Roman"/>
        </w:rPr>
        <w:t xml:space="preserve">: </w:t>
      </w:r>
    </w:p>
    <w:p w:rsidR="00B43878" w:rsidRPr="00F707B0" w:rsidRDefault="00F707B0" w:rsidP="00F707B0">
      <w:pPr>
        <w:spacing w:line="480" w:lineRule="auto"/>
        <w:ind w:firstLine="720"/>
        <w:contextualSpacing/>
        <w:rPr>
          <w:rFonts w:ascii="Times New Roman" w:hAnsi="Times New Roman"/>
          <w:i/>
        </w:rPr>
      </w:pPr>
      <w:r w:rsidRPr="00DF594B">
        <w:rPr>
          <w:rFonts w:ascii="Times New Roman" w:hAnsi="Times New Roman"/>
        </w:rPr>
        <w:t>10.1001/archpedi.1991.02160090086030</w:t>
      </w:r>
    </w:p>
    <w:p w:rsidR="00975715" w:rsidRPr="00F707B0" w:rsidRDefault="00B43878" w:rsidP="00712848">
      <w:pPr>
        <w:spacing w:line="480" w:lineRule="auto"/>
        <w:contextualSpacing/>
        <w:rPr>
          <w:rFonts w:ascii="Times New Roman" w:hAnsi="Times New Roman"/>
        </w:rPr>
      </w:pPr>
      <w:r w:rsidRPr="00F707B0">
        <w:rPr>
          <w:rFonts w:ascii="Times New Roman" w:hAnsi="Times New Roman"/>
        </w:rPr>
        <w:t xml:space="preserve">Saposnik, G., &amp; Levin, M. (2011). Virtual reality in stroke </w:t>
      </w:r>
      <w:proofErr w:type="gramStart"/>
      <w:r w:rsidRPr="00F707B0">
        <w:rPr>
          <w:rFonts w:ascii="Times New Roman" w:hAnsi="Times New Roman"/>
        </w:rPr>
        <w:t>rehabilitation :</w:t>
      </w:r>
      <w:proofErr w:type="gramEnd"/>
      <w:r w:rsidRPr="00F707B0">
        <w:rPr>
          <w:rFonts w:ascii="Times New Roman" w:hAnsi="Times New Roman"/>
        </w:rPr>
        <w:t xml:space="preserve"> A meta-</w:t>
      </w:r>
    </w:p>
    <w:p w:rsidR="00975715" w:rsidRPr="00F707B0" w:rsidRDefault="00B43878" w:rsidP="00975715">
      <w:pPr>
        <w:spacing w:line="480" w:lineRule="auto"/>
        <w:ind w:left="720"/>
        <w:contextualSpacing/>
        <w:rPr>
          <w:rFonts w:ascii="Times New Roman" w:hAnsi="Times New Roman"/>
        </w:rPr>
      </w:pPr>
      <w:proofErr w:type="gramStart"/>
      <w:r w:rsidRPr="00F707B0">
        <w:rPr>
          <w:rFonts w:ascii="Times New Roman" w:hAnsi="Times New Roman"/>
        </w:rPr>
        <w:t>analysis</w:t>
      </w:r>
      <w:proofErr w:type="gramEnd"/>
      <w:r w:rsidRPr="00F707B0">
        <w:rPr>
          <w:rFonts w:ascii="Times New Roman" w:hAnsi="Times New Roman"/>
        </w:rPr>
        <w:t xml:space="preserve"> and implications for clinicians. </w:t>
      </w:r>
      <w:proofErr w:type="gramStart"/>
      <w:r w:rsidRPr="00F707B0">
        <w:rPr>
          <w:rFonts w:ascii="Times New Roman" w:hAnsi="Times New Roman"/>
          <w:i/>
        </w:rPr>
        <w:t>Stroke</w:t>
      </w:r>
      <w:r w:rsidRPr="00F707B0">
        <w:rPr>
          <w:rFonts w:ascii="Times New Roman" w:hAnsi="Times New Roman"/>
        </w:rPr>
        <w:t>, 1380-1385.</w:t>
      </w:r>
      <w:proofErr w:type="gramEnd"/>
      <w:r w:rsidRPr="00F707B0">
        <w:rPr>
          <w:rFonts w:ascii="Times New Roman" w:hAnsi="Times New Roman"/>
        </w:rPr>
        <w:t xml:space="preserve"> </w:t>
      </w:r>
    </w:p>
    <w:p w:rsidR="00B43878" w:rsidRPr="00F707B0" w:rsidRDefault="00975715" w:rsidP="00975715">
      <w:pPr>
        <w:spacing w:line="480" w:lineRule="auto"/>
        <w:ind w:left="720"/>
        <w:contextualSpacing/>
        <w:rPr>
          <w:rFonts w:ascii="Times New Roman" w:hAnsi="Times New Roman"/>
        </w:rPr>
      </w:pPr>
      <w:proofErr w:type="gramStart"/>
      <w:r w:rsidRPr="00F707B0">
        <w:rPr>
          <w:rFonts w:ascii="Times New Roman" w:hAnsi="Times New Roman"/>
        </w:rPr>
        <w:t>doi</w:t>
      </w:r>
      <w:proofErr w:type="gramEnd"/>
      <w:r w:rsidRPr="00F707B0">
        <w:rPr>
          <w:rFonts w:ascii="Times New Roman" w:hAnsi="Times New Roman"/>
        </w:rPr>
        <w:t xml:space="preserve">: </w:t>
      </w:r>
      <w:r w:rsidR="00B43878" w:rsidRPr="00F707B0">
        <w:rPr>
          <w:rFonts w:ascii="Times New Roman" w:hAnsi="Times New Roman"/>
        </w:rPr>
        <w:t>10.1161/STROKEAHA.110.605451</w:t>
      </w:r>
    </w:p>
    <w:p w:rsidR="00B43878" w:rsidRPr="00F707B0" w:rsidRDefault="00B43878" w:rsidP="00712848">
      <w:pPr>
        <w:spacing w:line="480" w:lineRule="auto"/>
        <w:contextualSpacing/>
        <w:rPr>
          <w:rFonts w:ascii="Times New Roman" w:hAnsi="Times New Roman"/>
        </w:rPr>
      </w:pPr>
      <w:r w:rsidRPr="00F707B0">
        <w:rPr>
          <w:rFonts w:ascii="Times New Roman" w:hAnsi="Times New Roman"/>
        </w:rPr>
        <w:t xml:space="preserve">Skosnik, P., Chatterton, R., Swisher, T., &amp; Park S. (2000). Modulation of attentional </w:t>
      </w:r>
    </w:p>
    <w:p w:rsidR="00B43878" w:rsidRPr="00F707B0" w:rsidRDefault="00B43878" w:rsidP="00712848">
      <w:pPr>
        <w:spacing w:line="480" w:lineRule="auto"/>
        <w:ind w:firstLine="720"/>
        <w:contextualSpacing/>
        <w:rPr>
          <w:rFonts w:ascii="Times New Roman" w:hAnsi="Times New Roman"/>
          <w:i/>
        </w:rPr>
      </w:pPr>
      <w:proofErr w:type="gramStart"/>
      <w:r w:rsidRPr="00F707B0">
        <w:rPr>
          <w:rFonts w:ascii="Times New Roman" w:hAnsi="Times New Roman"/>
        </w:rPr>
        <w:t>inhibition</w:t>
      </w:r>
      <w:proofErr w:type="gramEnd"/>
      <w:r w:rsidRPr="00F707B0">
        <w:rPr>
          <w:rFonts w:ascii="Times New Roman" w:hAnsi="Times New Roman"/>
        </w:rPr>
        <w:t xml:space="preserve"> by norepinephrine and cortisol after psychological stress. </w:t>
      </w:r>
      <w:r w:rsidRPr="00F707B0">
        <w:rPr>
          <w:rFonts w:ascii="Times New Roman" w:hAnsi="Times New Roman"/>
          <w:i/>
        </w:rPr>
        <w:t xml:space="preserve">International </w:t>
      </w:r>
    </w:p>
    <w:p w:rsidR="00B43878" w:rsidRPr="00F707B0" w:rsidRDefault="00B43878" w:rsidP="00712848">
      <w:pPr>
        <w:spacing w:line="480" w:lineRule="auto"/>
        <w:ind w:left="720"/>
        <w:contextualSpacing/>
        <w:rPr>
          <w:rFonts w:ascii="Times New Roman" w:hAnsi="Times New Roman"/>
          <w:i/>
        </w:rPr>
      </w:pPr>
      <w:proofErr w:type="gramStart"/>
      <w:r w:rsidRPr="00F707B0">
        <w:rPr>
          <w:rFonts w:ascii="Times New Roman" w:hAnsi="Times New Roman"/>
          <w:i/>
        </w:rPr>
        <w:t>Journal of Psychophysiology, 36</w:t>
      </w:r>
      <w:r w:rsidRPr="00F707B0">
        <w:rPr>
          <w:rFonts w:ascii="Times New Roman" w:hAnsi="Times New Roman"/>
        </w:rPr>
        <w:t>, 59-68.</w:t>
      </w:r>
      <w:proofErr w:type="gramEnd"/>
      <w:r w:rsidRPr="00F707B0">
        <w:rPr>
          <w:rFonts w:ascii="Times New Roman" w:hAnsi="Times New Roman"/>
        </w:rPr>
        <w:t xml:space="preserve"> </w:t>
      </w:r>
      <w:proofErr w:type="gramStart"/>
      <w:r w:rsidR="00F707B0">
        <w:rPr>
          <w:rFonts w:ascii="Times New Roman" w:hAnsi="Times New Roman"/>
        </w:rPr>
        <w:t>doi</w:t>
      </w:r>
      <w:proofErr w:type="gramEnd"/>
      <w:r w:rsidR="00F707B0">
        <w:rPr>
          <w:rFonts w:ascii="Times New Roman" w:hAnsi="Times New Roman"/>
        </w:rPr>
        <w:t xml:space="preserve">: </w:t>
      </w:r>
      <w:r w:rsidRPr="00F707B0">
        <w:rPr>
          <w:rFonts w:ascii="Times New Roman" w:hAnsi="Times New Roman"/>
        </w:rPr>
        <w:t>10.1016/S0167-8760(99)00100-2</w:t>
      </w:r>
    </w:p>
    <w:p w:rsidR="00975715" w:rsidRPr="00F707B0" w:rsidRDefault="00B43878" w:rsidP="00975715">
      <w:pPr>
        <w:spacing w:line="480" w:lineRule="auto"/>
        <w:contextualSpacing/>
        <w:rPr>
          <w:rFonts w:ascii="Times New Roman" w:hAnsi="Times New Roman"/>
        </w:rPr>
      </w:pPr>
      <w:r w:rsidRPr="00F707B0">
        <w:rPr>
          <w:rFonts w:ascii="Times New Roman" w:hAnsi="Times New Roman"/>
        </w:rPr>
        <w:t xml:space="preserve">Staiano, A., &amp; Calvert, S. (2011). Exergames for physical education courses: Physical, </w:t>
      </w:r>
    </w:p>
    <w:p w:rsidR="00B43878" w:rsidRPr="00F707B0" w:rsidRDefault="00B43878" w:rsidP="00975715">
      <w:pPr>
        <w:spacing w:line="480" w:lineRule="auto"/>
        <w:ind w:firstLine="720"/>
        <w:contextualSpacing/>
        <w:rPr>
          <w:ins w:id="94" w:author="David Corso" w:date="2013-01-29T09:24:00Z"/>
          <w:rFonts w:ascii="Times New Roman" w:hAnsi="Times New Roman"/>
        </w:rPr>
      </w:pPr>
      <w:proofErr w:type="gramStart"/>
      <w:r w:rsidRPr="00F707B0">
        <w:rPr>
          <w:rFonts w:ascii="Times New Roman" w:hAnsi="Times New Roman"/>
        </w:rPr>
        <w:t>social</w:t>
      </w:r>
      <w:proofErr w:type="gramEnd"/>
      <w:r w:rsidRPr="00F707B0">
        <w:rPr>
          <w:rFonts w:ascii="Times New Roman" w:hAnsi="Times New Roman"/>
        </w:rPr>
        <w:t xml:space="preserve">, and cognitive benefits. </w:t>
      </w:r>
      <w:proofErr w:type="gramStart"/>
      <w:r w:rsidRPr="00F707B0">
        <w:rPr>
          <w:rFonts w:ascii="Times New Roman" w:hAnsi="Times New Roman"/>
          <w:i/>
        </w:rPr>
        <w:t>Child Development Perspectives</w:t>
      </w:r>
      <w:r w:rsidRPr="00F707B0">
        <w:rPr>
          <w:rFonts w:ascii="Times New Roman" w:hAnsi="Times New Roman"/>
        </w:rPr>
        <w:t xml:space="preserve">, </w:t>
      </w:r>
      <w:r w:rsidRPr="00F707B0">
        <w:rPr>
          <w:rFonts w:ascii="Times New Roman" w:hAnsi="Times New Roman"/>
          <w:i/>
        </w:rPr>
        <w:t xml:space="preserve">5, </w:t>
      </w:r>
      <w:r w:rsidRPr="00F707B0">
        <w:rPr>
          <w:rFonts w:ascii="Times New Roman" w:hAnsi="Times New Roman"/>
        </w:rPr>
        <w:t>93-98.</w:t>
      </w:r>
      <w:proofErr w:type="gramEnd"/>
    </w:p>
    <w:p w:rsidR="00975715" w:rsidRPr="00F707B0" w:rsidRDefault="00B43878" w:rsidP="00975715">
      <w:pPr>
        <w:numPr>
          <w:ins w:id="95" w:author="David Corso" w:date="2013-01-29T09:27:00Z"/>
        </w:numPr>
        <w:spacing w:line="480" w:lineRule="auto"/>
        <w:contextualSpacing/>
        <w:rPr>
          <w:rFonts w:ascii="Times New Roman" w:hAnsi="Times New Roman"/>
          <w:i/>
        </w:rPr>
      </w:pPr>
      <w:proofErr w:type="gramStart"/>
      <w:ins w:id="96" w:author="David Corso" w:date="2013-01-29T09:24:00Z">
        <w:r w:rsidRPr="00F707B0">
          <w:rPr>
            <w:rFonts w:ascii="Times New Roman" w:hAnsi="Times New Roman"/>
          </w:rPr>
          <w:t>Squire, K. (</w:t>
        </w:r>
      </w:ins>
      <w:ins w:id="97" w:author="David Corso" w:date="2013-01-29T09:25:00Z">
        <w:r w:rsidRPr="00F707B0">
          <w:rPr>
            <w:rFonts w:ascii="Times New Roman" w:hAnsi="Times New Roman"/>
          </w:rPr>
          <w:t>2003).</w:t>
        </w:r>
        <w:proofErr w:type="gramEnd"/>
        <w:r w:rsidRPr="00F707B0">
          <w:rPr>
            <w:rFonts w:ascii="Times New Roman" w:hAnsi="Times New Roman"/>
          </w:rPr>
          <w:t xml:space="preserve"> </w:t>
        </w:r>
        <w:proofErr w:type="gramStart"/>
        <w:r w:rsidRPr="00F707B0">
          <w:rPr>
            <w:rFonts w:ascii="Times New Roman" w:hAnsi="Times New Roman"/>
          </w:rPr>
          <w:t>Video games in education.</w:t>
        </w:r>
        <w:proofErr w:type="gramEnd"/>
        <w:r w:rsidRPr="00F707B0">
          <w:rPr>
            <w:rFonts w:ascii="Times New Roman" w:hAnsi="Times New Roman"/>
          </w:rPr>
          <w:t xml:space="preserve"> </w:t>
        </w:r>
        <w:r w:rsidRPr="00F707B0">
          <w:rPr>
            <w:rFonts w:ascii="Times New Roman" w:hAnsi="Times New Roman"/>
            <w:i/>
          </w:rPr>
          <w:t xml:space="preserve">International Journal of Intelligent </w:t>
        </w:r>
      </w:ins>
    </w:p>
    <w:p w:rsidR="00B43878" w:rsidRPr="00F707B0" w:rsidRDefault="00B43878" w:rsidP="00975715">
      <w:pPr>
        <w:spacing w:line="480" w:lineRule="auto"/>
        <w:ind w:left="720"/>
        <w:contextualSpacing/>
        <w:rPr>
          <w:rFonts w:ascii="Times New Roman" w:hAnsi="Times New Roman"/>
          <w:i/>
        </w:rPr>
      </w:pPr>
      <w:proofErr w:type="gramStart"/>
      <w:ins w:id="98" w:author="David Corso" w:date="2013-01-29T09:25:00Z">
        <w:r w:rsidRPr="00F707B0">
          <w:rPr>
            <w:rFonts w:ascii="Times New Roman" w:hAnsi="Times New Roman"/>
            <w:i/>
          </w:rPr>
          <w:t>Simulations and Gaming, 2</w:t>
        </w:r>
      </w:ins>
      <w:ins w:id="99" w:author="David Corso" w:date="2013-01-29T09:26:00Z">
        <w:r w:rsidRPr="00F707B0">
          <w:rPr>
            <w:rFonts w:ascii="Times New Roman" w:hAnsi="Times New Roman"/>
          </w:rPr>
          <w:t>.</w:t>
        </w:r>
        <w:proofErr w:type="gramEnd"/>
        <w:r w:rsidRPr="00F707B0">
          <w:rPr>
            <w:rFonts w:ascii="Times New Roman" w:hAnsi="Times New Roman"/>
          </w:rPr>
          <w:t xml:space="preserve"> </w:t>
        </w:r>
      </w:ins>
      <w:proofErr w:type="gramStart"/>
      <w:r w:rsidR="00F707B0">
        <w:rPr>
          <w:rFonts w:ascii="Times New Roman" w:hAnsi="Times New Roman"/>
        </w:rPr>
        <w:t>doi</w:t>
      </w:r>
      <w:proofErr w:type="gramEnd"/>
      <w:r w:rsidR="00F707B0">
        <w:rPr>
          <w:rFonts w:ascii="Times New Roman" w:hAnsi="Times New Roman"/>
        </w:rPr>
        <w:t xml:space="preserve">: </w:t>
      </w:r>
      <w:ins w:id="100" w:author="David Corso" w:date="2013-01-29T09:27:00Z">
        <w:r w:rsidRPr="00F707B0">
          <w:rPr>
            <w:rFonts w:ascii="Times New Roman" w:hAnsi="Times New Roman"/>
          </w:rPr>
          <w:t>10.1.1.100.8500</w:t>
        </w:r>
      </w:ins>
    </w:p>
    <w:p w:rsidR="00975715" w:rsidRPr="00F707B0" w:rsidRDefault="00B43878" w:rsidP="00975715">
      <w:pPr>
        <w:spacing w:line="480" w:lineRule="auto"/>
        <w:contextualSpacing/>
        <w:rPr>
          <w:rFonts w:ascii="Times New Roman" w:hAnsi="Times New Roman"/>
          <w:i/>
        </w:rPr>
      </w:pPr>
      <w:r w:rsidRPr="00F707B0">
        <w:rPr>
          <w:rFonts w:ascii="Times New Roman" w:hAnsi="Times New Roman"/>
        </w:rPr>
        <w:t xml:space="preserve">Szczurek, M. (1982). </w:t>
      </w:r>
      <w:r w:rsidRPr="00F707B0">
        <w:rPr>
          <w:rFonts w:ascii="Times New Roman" w:hAnsi="Times New Roman"/>
          <w:i/>
        </w:rPr>
        <w:t xml:space="preserve">Meta-analysis of simulation games effectiveness for cognitive </w:t>
      </w:r>
    </w:p>
    <w:p w:rsidR="006459C0" w:rsidRPr="00F707B0" w:rsidRDefault="00B43878" w:rsidP="00975715">
      <w:pPr>
        <w:spacing w:line="480" w:lineRule="auto"/>
        <w:ind w:left="720"/>
        <w:contextualSpacing/>
        <w:rPr>
          <w:rFonts w:ascii="Times New Roman" w:hAnsi="Times New Roman"/>
        </w:rPr>
      </w:pPr>
      <w:proofErr w:type="gramStart"/>
      <w:r w:rsidRPr="00F707B0">
        <w:rPr>
          <w:rFonts w:ascii="Times New Roman" w:hAnsi="Times New Roman"/>
          <w:i/>
        </w:rPr>
        <w:t>learning</w:t>
      </w:r>
      <w:proofErr w:type="gramEnd"/>
      <w:r w:rsidRPr="00F707B0">
        <w:rPr>
          <w:rFonts w:ascii="Times New Roman" w:hAnsi="Times New Roman"/>
        </w:rPr>
        <w:t xml:space="preserve">. </w:t>
      </w:r>
      <w:proofErr w:type="gramStart"/>
      <w:r w:rsidRPr="00F707B0">
        <w:rPr>
          <w:rFonts w:ascii="Times New Roman" w:hAnsi="Times New Roman"/>
        </w:rPr>
        <w:t>(Doctoral dissertation).</w:t>
      </w:r>
      <w:proofErr w:type="gramEnd"/>
      <w:r w:rsidRPr="00F707B0">
        <w:rPr>
          <w:rFonts w:ascii="Times New Roman" w:hAnsi="Times New Roman"/>
        </w:rPr>
        <w:t xml:space="preserve"> Retrieved from Thomas Cooper Interlibrary Loan, 1069967.</w:t>
      </w:r>
    </w:p>
    <w:p w:rsidR="00975715" w:rsidRPr="00F707B0" w:rsidRDefault="00C10968" w:rsidP="00975715">
      <w:pPr>
        <w:spacing w:line="480" w:lineRule="auto"/>
        <w:contextualSpacing/>
        <w:rPr>
          <w:rFonts w:ascii="Times New Roman" w:hAnsi="Times New Roman"/>
        </w:rPr>
      </w:pPr>
      <w:r w:rsidRPr="00F707B0">
        <w:rPr>
          <w:rFonts w:ascii="Times New Roman" w:hAnsi="Times New Roman"/>
        </w:rPr>
        <w:t xml:space="preserve">Van Eck, R. (2006). Digital game-based learning: It’s not just the digital natives who are </w:t>
      </w:r>
    </w:p>
    <w:p w:rsidR="00B43878" w:rsidRPr="00F707B0" w:rsidRDefault="00C10968" w:rsidP="00975715">
      <w:pPr>
        <w:spacing w:line="480" w:lineRule="auto"/>
        <w:ind w:left="720"/>
        <w:contextualSpacing/>
        <w:rPr>
          <w:rFonts w:ascii="Times New Roman" w:hAnsi="Times New Roman"/>
        </w:rPr>
      </w:pPr>
      <w:proofErr w:type="gramStart"/>
      <w:r w:rsidRPr="00F707B0">
        <w:rPr>
          <w:rFonts w:ascii="Times New Roman" w:hAnsi="Times New Roman"/>
        </w:rPr>
        <w:t>restless</w:t>
      </w:r>
      <w:proofErr w:type="gramEnd"/>
      <w:r w:rsidRPr="00F707B0">
        <w:rPr>
          <w:rFonts w:ascii="Times New Roman" w:hAnsi="Times New Roman"/>
        </w:rPr>
        <w:t xml:space="preserve">. </w:t>
      </w:r>
      <w:r w:rsidRPr="00F707B0">
        <w:rPr>
          <w:rFonts w:ascii="Times New Roman" w:hAnsi="Times New Roman"/>
          <w:i/>
        </w:rPr>
        <w:t>Educause</w:t>
      </w:r>
      <w:r w:rsidRPr="00F707B0">
        <w:rPr>
          <w:rFonts w:ascii="Times New Roman" w:hAnsi="Times New Roman"/>
        </w:rPr>
        <w:t>. Retrieved from http://net.educause.edu/ir/library/pdf/erm0620.pdf</w:t>
      </w:r>
    </w:p>
    <w:p w:rsidR="00975715" w:rsidRPr="00F707B0" w:rsidRDefault="00B43878" w:rsidP="00975715">
      <w:pPr>
        <w:spacing w:line="480" w:lineRule="auto"/>
        <w:contextualSpacing/>
        <w:rPr>
          <w:rFonts w:ascii="Times New Roman" w:hAnsi="Times New Roman"/>
        </w:rPr>
      </w:pPr>
      <w:proofErr w:type="gramStart"/>
      <w:r w:rsidRPr="00F707B0">
        <w:rPr>
          <w:rFonts w:ascii="Times New Roman" w:hAnsi="Times New Roman"/>
        </w:rPr>
        <w:t>Wang, Y., Hummer, T., Kronenberger, W., Mosier, K., &amp; Mathews, V. (2011).</w:t>
      </w:r>
      <w:proofErr w:type="gramEnd"/>
      <w:r w:rsidRPr="00F707B0">
        <w:rPr>
          <w:rFonts w:ascii="Times New Roman" w:hAnsi="Times New Roman"/>
        </w:rPr>
        <w:t xml:space="preserve"> Violent </w:t>
      </w:r>
    </w:p>
    <w:p w:rsidR="00C10968" w:rsidRPr="00F707B0" w:rsidRDefault="00B43878" w:rsidP="00975715">
      <w:pPr>
        <w:spacing w:line="480" w:lineRule="auto"/>
        <w:ind w:left="720"/>
        <w:contextualSpacing/>
        <w:rPr>
          <w:rFonts w:ascii="Times New Roman" w:hAnsi="Times New Roman"/>
        </w:rPr>
      </w:pPr>
      <w:proofErr w:type="gramStart"/>
      <w:r w:rsidRPr="00F707B0">
        <w:rPr>
          <w:rFonts w:ascii="Times New Roman" w:hAnsi="Times New Roman"/>
        </w:rPr>
        <w:t>video</w:t>
      </w:r>
      <w:proofErr w:type="gramEnd"/>
      <w:r w:rsidRPr="00F707B0">
        <w:rPr>
          <w:rFonts w:ascii="Times New Roman" w:hAnsi="Times New Roman"/>
        </w:rPr>
        <w:t xml:space="preserve"> games alter brain function in young men</w:t>
      </w:r>
      <w:r w:rsidRPr="00F707B0">
        <w:rPr>
          <w:rFonts w:ascii="Times New Roman" w:hAnsi="Times New Roman"/>
          <w:i/>
        </w:rPr>
        <w:t xml:space="preserve">. </w:t>
      </w:r>
      <w:proofErr w:type="gramStart"/>
      <w:r w:rsidRPr="00F707B0">
        <w:rPr>
          <w:rFonts w:ascii="Times New Roman" w:hAnsi="Times New Roman"/>
          <w:i/>
        </w:rPr>
        <w:t>Radiological Society of North America</w:t>
      </w:r>
      <w:r w:rsidRPr="00F707B0">
        <w:rPr>
          <w:rFonts w:ascii="Times New Roman" w:hAnsi="Times New Roman"/>
        </w:rPr>
        <w:t>.</w:t>
      </w:r>
      <w:proofErr w:type="gramEnd"/>
      <w:r w:rsidRPr="00F707B0">
        <w:rPr>
          <w:rFonts w:ascii="Times New Roman" w:hAnsi="Times New Roman"/>
        </w:rPr>
        <w:t xml:space="preserve"> Chicago. </w:t>
      </w:r>
      <w:r w:rsidR="005315E2" w:rsidRPr="00F707B0">
        <w:rPr>
          <w:rFonts w:ascii="Times New Roman" w:hAnsi="Times New Roman"/>
        </w:rPr>
        <w:t xml:space="preserve">Retrieved from </w:t>
      </w:r>
      <w:r w:rsidRPr="00F707B0">
        <w:rPr>
          <w:rFonts w:ascii="Times New Roman" w:hAnsi="Times New Roman"/>
        </w:rPr>
        <w:t>http://www.sciencedaily.com/releases/2011/11/111130095251.htm</w:t>
      </w:r>
    </w:p>
    <w:p w:rsidR="00C10968" w:rsidRPr="00F707B0" w:rsidRDefault="00E41371" w:rsidP="00712848">
      <w:pPr>
        <w:numPr>
          <w:ins w:id="101" w:author="David Corso" w:date="2013-01-27T01:32:00Z"/>
        </w:numPr>
        <w:spacing w:line="480" w:lineRule="auto"/>
        <w:contextualSpacing/>
        <w:rPr>
          <w:rFonts w:ascii="Times New Roman" w:hAnsi="Times New Roman"/>
          <w:i/>
        </w:rPr>
      </w:pPr>
      <w:proofErr w:type="gramStart"/>
      <w:ins w:id="102" w:author="David Corso" w:date="2013-01-27T01:31:00Z">
        <w:r w:rsidRPr="00F707B0">
          <w:rPr>
            <w:rFonts w:ascii="Times New Roman" w:hAnsi="Times New Roman"/>
          </w:rPr>
          <w:t>Wardrip-Fruin, N. (2009).</w:t>
        </w:r>
        <w:proofErr w:type="gramEnd"/>
        <w:r w:rsidRPr="00F707B0">
          <w:rPr>
            <w:rFonts w:ascii="Times New Roman" w:hAnsi="Times New Roman"/>
          </w:rPr>
          <w:t xml:space="preserve"> </w:t>
        </w:r>
      </w:ins>
      <w:ins w:id="103" w:author="David Corso" w:date="2013-01-27T01:32:00Z">
        <w:r w:rsidRPr="00F707B0">
          <w:rPr>
            <w:rFonts w:ascii="Times New Roman" w:hAnsi="Times New Roman"/>
            <w:i/>
          </w:rPr>
          <w:t xml:space="preserve">Expressive processing: Digital fictions, computer games, &amp; </w:t>
        </w:r>
      </w:ins>
    </w:p>
    <w:p w:rsidR="00E41371" w:rsidRPr="00F707B0" w:rsidRDefault="00E41371" w:rsidP="00712848">
      <w:pPr>
        <w:spacing w:line="480" w:lineRule="auto"/>
        <w:ind w:firstLine="720"/>
        <w:contextualSpacing/>
        <w:rPr>
          <w:rFonts w:ascii="Times New Roman" w:hAnsi="Times New Roman"/>
          <w:i/>
        </w:rPr>
      </w:pPr>
      <w:proofErr w:type="gramStart"/>
      <w:ins w:id="104" w:author="David Corso" w:date="2013-01-27T01:32:00Z">
        <w:r w:rsidRPr="00F707B0">
          <w:rPr>
            <w:rFonts w:ascii="Times New Roman" w:hAnsi="Times New Roman"/>
            <w:i/>
          </w:rPr>
          <w:t>software</w:t>
        </w:r>
        <w:proofErr w:type="gramEnd"/>
        <w:r w:rsidRPr="00F707B0">
          <w:rPr>
            <w:rFonts w:ascii="Times New Roman" w:hAnsi="Times New Roman"/>
            <w:i/>
          </w:rPr>
          <w:t xml:space="preserve">. </w:t>
        </w:r>
        <w:r w:rsidRPr="00F707B0">
          <w:rPr>
            <w:rFonts w:ascii="Times New Roman" w:hAnsi="Times New Roman"/>
          </w:rPr>
          <w:t>Cambridge, MA: The MIT Press.</w:t>
        </w:r>
      </w:ins>
    </w:p>
    <w:p w:rsidR="00F71584" w:rsidRPr="00F707B0" w:rsidRDefault="004C30DD" w:rsidP="00712848">
      <w:pPr>
        <w:spacing w:line="480" w:lineRule="auto"/>
        <w:contextualSpacing/>
        <w:rPr>
          <w:rFonts w:ascii="Times New Roman" w:hAnsi="Times New Roman"/>
        </w:rPr>
      </w:pPr>
      <w:r w:rsidRPr="00F707B0">
        <w:rPr>
          <w:rFonts w:ascii="Times New Roman" w:hAnsi="Times New Roman"/>
        </w:rPr>
        <w:t xml:space="preserve">Weiner, J. (1994). </w:t>
      </w:r>
      <w:r w:rsidRPr="00F707B0">
        <w:rPr>
          <w:rFonts w:ascii="Times New Roman" w:hAnsi="Times New Roman"/>
          <w:i/>
        </w:rPr>
        <w:t>The beak of the finch: A story of evolution in our time</w:t>
      </w:r>
      <w:r w:rsidRPr="00F707B0">
        <w:rPr>
          <w:rFonts w:ascii="Times New Roman" w:hAnsi="Times New Roman"/>
        </w:rPr>
        <w:t xml:space="preserve">. </w:t>
      </w:r>
      <w:r w:rsidR="00F71584" w:rsidRPr="00F707B0">
        <w:rPr>
          <w:rFonts w:ascii="Times New Roman" w:hAnsi="Times New Roman"/>
        </w:rPr>
        <w:t xml:space="preserve">New York, NY: </w:t>
      </w:r>
    </w:p>
    <w:p w:rsidR="00FF14F7" w:rsidRPr="00F707B0" w:rsidRDefault="00F71584" w:rsidP="00975715">
      <w:pPr>
        <w:spacing w:line="480" w:lineRule="auto"/>
        <w:ind w:firstLine="720"/>
        <w:contextualSpacing/>
        <w:rPr>
          <w:rFonts w:ascii="Times New Roman" w:hAnsi="Times New Roman"/>
        </w:rPr>
      </w:pPr>
      <w:r w:rsidRPr="00F707B0">
        <w:rPr>
          <w:rFonts w:ascii="Times New Roman" w:hAnsi="Times New Roman"/>
        </w:rPr>
        <w:t>Vintage Books.</w:t>
      </w:r>
    </w:p>
    <w:p w:rsidR="001545C1" w:rsidRDefault="00FF14F7" w:rsidP="00FF14F7">
      <w:pPr>
        <w:spacing w:line="480" w:lineRule="auto"/>
        <w:ind w:firstLine="720"/>
        <w:contextualSpacing/>
        <w:jc w:val="center"/>
        <w:rPr>
          <w:rFonts w:ascii="Times New Roman" w:hAnsi="Times New Roman"/>
          <w:b/>
        </w:rPr>
      </w:pPr>
      <w:r>
        <w:rPr>
          <w:rFonts w:ascii="Times New Roman" w:hAnsi="Times New Roman"/>
        </w:rPr>
        <w:br w:type="column"/>
      </w:r>
      <w:r>
        <w:rPr>
          <w:rFonts w:ascii="Times New Roman" w:hAnsi="Times New Roman"/>
          <w:b/>
        </w:rPr>
        <w:t>Appendix I: Immunis Screenshots</w:t>
      </w:r>
    </w:p>
    <w:p w:rsidR="00FF14F7" w:rsidRDefault="00FF14F7" w:rsidP="00FF14F7">
      <w:pPr>
        <w:spacing w:line="480" w:lineRule="auto"/>
        <w:ind w:firstLine="720"/>
        <w:contextualSpacing/>
        <w:jc w:val="center"/>
        <w:rPr>
          <w:rFonts w:ascii="Times New Roman" w:hAnsi="Times New Roman"/>
          <w:b/>
        </w:rPr>
      </w:pPr>
    </w:p>
    <w:p w:rsidR="00FF14F7" w:rsidRDefault="00FF14F7" w:rsidP="00FF14F7">
      <w:pPr>
        <w:spacing w:line="480" w:lineRule="auto"/>
        <w:ind w:firstLine="720"/>
        <w:contextualSpacing/>
        <w:rPr>
          <w:rFonts w:ascii="Times New Roman" w:hAnsi="Times New Roman"/>
        </w:rPr>
      </w:pPr>
      <w:r>
        <w:rPr>
          <w:rFonts w:ascii="Times New Roman" w:hAnsi="Times New Roman"/>
        </w:rPr>
        <w:t>Image 1 – Immunis 0.0 Title Screen</w:t>
      </w:r>
    </w:p>
    <w:p w:rsidR="00FF14F7" w:rsidRDefault="00FF14F7" w:rsidP="00FF14F7">
      <w:pPr>
        <w:spacing w:line="480" w:lineRule="auto"/>
        <w:ind w:firstLine="720"/>
        <w:contextualSpacing/>
        <w:rPr>
          <w:rFonts w:ascii="Times New Roman" w:hAnsi="Times New Roman"/>
        </w:rPr>
      </w:pPr>
      <w:r>
        <w:rPr>
          <w:rFonts w:ascii="Times New Roman" w:hAnsi="Times New Roman"/>
          <w:noProof/>
        </w:rPr>
        <w:drawing>
          <wp:inline distT="0" distB="0" distL="0" distR="0">
            <wp:extent cx="5003800" cy="2687226"/>
            <wp:effectExtent l="25400" t="0" r="0" b="0"/>
            <wp:docPr id="1" name="Picture 1" descr=":::::Desktop:Screen Shot 2013-04-13 at 11.22.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 Shot 2013-04-13 at 11.22.37 PM.png"/>
                    <pic:cNvPicPr>
                      <a:picLocks noChangeAspect="1" noChangeArrowheads="1"/>
                    </pic:cNvPicPr>
                  </pic:nvPicPr>
                  <pic:blipFill>
                    <a:blip r:embed="rId5"/>
                    <a:srcRect/>
                    <a:stretch>
                      <a:fillRect/>
                    </a:stretch>
                  </pic:blipFill>
                  <pic:spPr bwMode="auto">
                    <a:xfrm>
                      <a:off x="0" y="0"/>
                      <a:ext cx="5009671" cy="2690379"/>
                    </a:xfrm>
                    <a:prstGeom prst="rect">
                      <a:avLst/>
                    </a:prstGeom>
                    <a:noFill/>
                    <a:ln w="9525">
                      <a:noFill/>
                      <a:miter lim="800000"/>
                      <a:headEnd/>
                      <a:tailEnd/>
                    </a:ln>
                  </pic:spPr>
                </pic:pic>
              </a:graphicData>
            </a:graphic>
          </wp:inline>
        </w:drawing>
      </w:r>
    </w:p>
    <w:p w:rsidR="00FF14F7" w:rsidRDefault="00FF14F7" w:rsidP="00FF14F7">
      <w:pPr>
        <w:spacing w:line="480" w:lineRule="auto"/>
        <w:ind w:firstLine="720"/>
        <w:contextualSpacing/>
        <w:rPr>
          <w:rFonts w:ascii="Times New Roman" w:hAnsi="Times New Roman"/>
        </w:rPr>
      </w:pPr>
    </w:p>
    <w:p w:rsidR="00FF14F7" w:rsidRDefault="00FF14F7" w:rsidP="00FF14F7">
      <w:pPr>
        <w:spacing w:line="480" w:lineRule="auto"/>
        <w:ind w:firstLine="720"/>
        <w:contextualSpacing/>
        <w:rPr>
          <w:rFonts w:ascii="Times New Roman" w:hAnsi="Times New Roman"/>
        </w:rPr>
      </w:pPr>
      <w:r>
        <w:rPr>
          <w:rFonts w:ascii="Times New Roman" w:hAnsi="Times New Roman"/>
        </w:rPr>
        <w:t>Image 2 – Immunis 0.0 Gameplay I</w:t>
      </w:r>
    </w:p>
    <w:p w:rsidR="00FF14F7" w:rsidRDefault="00FF14F7" w:rsidP="001545C1">
      <w:pPr>
        <w:spacing w:line="480" w:lineRule="auto"/>
        <w:ind w:firstLine="720"/>
        <w:contextualSpacing/>
        <w:rPr>
          <w:rFonts w:ascii="Times New Roman" w:hAnsi="Times New Roman"/>
        </w:rPr>
      </w:pPr>
      <w:r>
        <w:rPr>
          <w:rFonts w:ascii="Times New Roman" w:hAnsi="Times New Roman"/>
          <w:noProof/>
        </w:rPr>
        <w:drawing>
          <wp:inline distT="0" distB="0" distL="0" distR="0">
            <wp:extent cx="5003800" cy="3428530"/>
            <wp:effectExtent l="25400" t="0" r="0" b="0"/>
            <wp:docPr id="2" name="Picture 2" descr=":::::Desktop:Screen Shot 2013-04-13 at 11.23.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 Shot 2013-04-13 at 11.23.19 PM.png"/>
                    <pic:cNvPicPr>
                      <a:picLocks noChangeAspect="1" noChangeArrowheads="1"/>
                    </pic:cNvPicPr>
                  </pic:nvPicPr>
                  <pic:blipFill>
                    <a:blip r:embed="rId6"/>
                    <a:srcRect/>
                    <a:stretch>
                      <a:fillRect/>
                    </a:stretch>
                  </pic:blipFill>
                  <pic:spPr bwMode="auto">
                    <a:xfrm>
                      <a:off x="0" y="0"/>
                      <a:ext cx="5003800" cy="3428530"/>
                    </a:xfrm>
                    <a:prstGeom prst="rect">
                      <a:avLst/>
                    </a:prstGeom>
                    <a:noFill/>
                    <a:ln w="9525">
                      <a:noFill/>
                      <a:miter lim="800000"/>
                      <a:headEnd/>
                      <a:tailEnd/>
                    </a:ln>
                  </pic:spPr>
                </pic:pic>
              </a:graphicData>
            </a:graphic>
          </wp:inline>
        </w:drawing>
      </w:r>
    </w:p>
    <w:p w:rsidR="00FF14F7" w:rsidRDefault="00FF14F7" w:rsidP="00FF14F7">
      <w:pPr>
        <w:spacing w:line="480" w:lineRule="auto"/>
        <w:ind w:firstLine="720"/>
        <w:contextualSpacing/>
        <w:rPr>
          <w:rFonts w:ascii="Times New Roman" w:hAnsi="Times New Roman"/>
        </w:rPr>
      </w:pPr>
      <w:r>
        <w:rPr>
          <w:rFonts w:ascii="Times New Roman" w:hAnsi="Times New Roman"/>
        </w:rPr>
        <w:t>Image 3 – Immunis 0.0 Gameplay II</w:t>
      </w:r>
    </w:p>
    <w:p w:rsidR="00FF14F7" w:rsidRDefault="00FF14F7" w:rsidP="00FF14F7">
      <w:pPr>
        <w:spacing w:line="480" w:lineRule="auto"/>
        <w:ind w:firstLine="720"/>
        <w:contextualSpacing/>
        <w:rPr>
          <w:rFonts w:ascii="Times New Roman" w:hAnsi="Times New Roman"/>
        </w:rPr>
      </w:pPr>
      <w:r>
        <w:rPr>
          <w:rFonts w:ascii="Times New Roman" w:hAnsi="Times New Roman"/>
          <w:noProof/>
        </w:rPr>
        <w:drawing>
          <wp:inline distT="0" distB="0" distL="0" distR="0">
            <wp:extent cx="5003800" cy="3440113"/>
            <wp:effectExtent l="25400" t="0" r="0" b="0"/>
            <wp:docPr id="3" name="Picture 3" descr=":::::Desktop:Screen Shot 2013-04-13 at 11.23.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 Shot 2013-04-13 at 11.23.55 PM.png"/>
                    <pic:cNvPicPr>
                      <a:picLocks noChangeAspect="1" noChangeArrowheads="1"/>
                    </pic:cNvPicPr>
                  </pic:nvPicPr>
                  <pic:blipFill>
                    <a:blip r:embed="rId7"/>
                    <a:srcRect/>
                    <a:stretch>
                      <a:fillRect/>
                    </a:stretch>
                  </pic:blipFill>
                  <pic:spPr bwMode="auto">
                    <a:xfrm>
                      <a:off x="0" y="0"/>
                      <a:ext cx="5003800" cy="3440113"/>
                    </a:xfrm>
                    <a:prstGeom prst="rect">
                      <a:avLst/>
                    </a:prstGeom>
                    <a:noFill/>
                    <a:ln w="9525">
                      <a:noFill/>
                      <a:miter lim="800000"/>
                      <a:headEnd/>
                      <a:tailEnd/>
                    </a:ln>
                  </pic:spPr>
                </pic:pic>
              </a:graphicData>
            </a:graphic>
          </wp:inline>
        </w:drawing>
      </w:r>
    </w:p>
    <w:p w:rsidR="001545C1" w:rsidRDefault="001545C1" w:rsidP="00FF14F7">
      <w:pPr>
        <w:spacing w:line="480" w:lineRule="auto"/>
        <w:ind w:firstLine="720"/>
        <w:contextualSpacing/>
        <w:rPr>
          <w:rFonts w:ascii="Times New Roman" w:hAnsi="Times New Roman"/>
        </w:rPr>
      </w:pPr>
    </w:p>
    <w:p w:rsidR="001545C1" w:rsidRDefault="001545C1" w:rsidP="00FF14F7">
      <w:pPr>
        <w:spacing w:line="480" w:lineRule="auto"/>
        <w:ind w:firstLine="720"/>
        <w:contextualSpacing/>
        <w:rPr>
          <w:rFonts w:ascii="Times New Roman" w:hAnsi="Times New Roman"/>
        </w:rPr>
      </w:pPr>
      <w:r>
        <w:rPr>
          <w:rFonts w:ascii="Times New Roman" w:hAnsi="Times New Roman"/>
        </w:rPr>
        <w:t>Image 4 – Immunis 0.0 Gameplay III</w:t>
      </w:r>
    </w:p>
    <w:p w:rsidR="00FF14F7" w:rsidRDefault="001545C1" w:rsidP="00FF14F7">
      <w:pPr>
        <w:spacing w:line="480" w:lineRule="auto"/>
        <w:ind w:firstLine="720"/>
        <w:contextualSpacing/>
        <w:rPr>
          <w:rFonts w:ascii="Times New Roman" w:hAnsi="Times New Roman"/>
        </w:rPr>
      </w:pPr>
      <w:r>
        <w:rPr>
          <w:rFonts w:ascii="Times New Roman" w:hAnsi="Times New Roman"/>
          <w:noProof/>
        </w:rPr>
        <w:drawing>
          <wp:inline distT="0" distB="0" distL="0" distR="0">
            <wp:extent cx="5003800" cy="3451695"/>
            <wp:effectExtent l="25400" t="0" r="0" b="0"/>
            <wp:docPr id="9" name="Picture 6" descr=":Appendix:0.0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pendix:0.0 4.png"/>
                    <pic:cNvPicPr>
                      <a:picLocks noChangeAspect="1" noChangeArrowheads="1"/>
                    </pic:cNvPicPr>
                  </pic:nvPicPr>
                  <pic:blipFill>
                    <a:blip r:embed="rId8"/>
                    <a:srcRect/>
                    <a:stretch>
                      <a:fillRect/>
                    </a:stretch>
                  </pic:blipFill>
                  <pic:spPr bwMode="auto">
                    <a:xfrm>
                      <a:off x="0" y="0"/>
                      <a:ext cx="5003800" cy="3451695"/>
                    </a:xfrm>
                    <a:prstGeom prst="rect">
                      <a:avLst/>
                    </a:prstGeom>
                    <a:noFill/>
                    <a:ln w="9525">
                      <a:noFill/>
                      <a:miter lim="800000"/>
                      <a:headEnd/>
                      <a:tailEnd/>
                    </a:ln>
                  </pic:spPr>
                </pic:pic>
              </a:graphicData>
            </a:graphic>
          </wp:inline>
        </w:drawing>
      </w:r>
    </w:p>
    <w:p w:rsidR="00713682" w:rsidRDefault="00713682" w:rsidP="00FF14F7">
      <w:pPr>
        <w:spacing w:line="480" w:lineRule="auto"/>
        <w:ind w:firstLine="720"/>
        <w:contextualSpacing/>
        <w:rPr>
          <w:rFonts w:ascii="Times New Roman" w:hAnsi="Times New Roman"/>
        </w:rPr>
      </w:pPr>
      <w:r>
        <w:rPr>
          <w:rFonts w:ascii="Times New Roman" w:hAnsi="Times New Roman"/>
        </w:rPr>
        <w:t>Image 4 – Immunis 1.0 Gameplay I</w:t>
      </w:r>
    </w:p>
    <w:p w:rsidR="00713682" w:rsidRDefault="000F6DE1" w:rsidP="00FF14F7">
      <w:pPr>
        <w:spacing w:line="480" w:lineRule="auto"/>
        <w:ind w:firstLine="720"/>
        <w:contextualSpacing/>
        <w:rPr>
          <w:rFonts w:ascii="Times New Roman" w:hAnsi="Times New Roman"/>
        </w:rPr>
      </w:pPr>
      <w:r>
        <w:rPr>
          <w:rFonts w:ascii="Times New Roman" w:hAnsi="Times New Roman"/>
          <w:noProof/>
        </w:rPr>
        <w:drawing>
          <wp:inline distT="0" distB="0" distL="0" distR="0">
            <wp:extent cx="4827181" cy="2882900"/>
            <wp:effectExtent l="25400" t="0" r="0" b="0"/>
            <wp:docPr id="4" name="Picture 1" descr=":Appendix: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endix:1.0 1.png"/>
                    <pic:cNvPicPr>
                      <a:picLocks noChangeAspect="1" noChangeArrowheads="1"/>
                    </pic:cNvPicPr>
                  </pic:nvPicPr>
                  <pic:blipFill>
                    <a:blip r:embed="rId9"/>
                    <a:srcRect/>
                    <a:stretch>
                      <a:fillRect/>
                    </a:stretch>
                  </pic:blipFill>
                  <pic:spPr bwMode="auto">
                    <a:xfrm>
                      <a:off x="0" y="0"/>
                      <a:ext cx="4827181" cy="2882900"/>
                    </a:xfrm>
                    <a:prstGeom prst="rect">
                      <a:avLst/>
                    </a:prstGeom>
                    <a:noFill/>
                    <a:ln w="9525">
                      <a:noFill/>
                      <a:miter lim="800000"/>
                      <a:headEnd/>
                      <a:tailEnd/>
                    </a:ln>
                  </pic:spPr>
                </pic:pic>
              </a:graphicData>
            </a:graphic>
          </wp:inline>
        </w:drawing>
      </w:r>
    </w:p>
    <w:p w:rsidR="00713682" w:rsidRDefault="00713682" w:rsidP="00FF14F7">
      <w:pPr>
        <w:spacing w:line="480" w:lineRule="auto"/>
        <w:ind w:firstLine="720"/>
        <w:contextualSpacing/>
        <w:rPr>
          <w:rFonts w:ascii="Times New Roman" w:hAnsi="Times New Roman"/>
        </w:rPr>
      </w:pPr>
    </w:p>
    <w:p w:rsidR="00713682" w:rsidRDefault="00713682" w:rsidP="00FF14F7">
      <w:pPr>
        <w:spacing w:line="480" w:lineRule="auto"/>
        <w:ind w:firstLine="720"/>
        <w:contextualSpacing/>
        <w:rPr>
          <w:rFonts w:ascii="Times New Roman" w:hAnsi="Times New Roman"/>
        </w:rPr>
      </w:pPr>
      <w:r>
        <w:rPr>
          <w:rFonts w:ascii="Times New Roman" w:hAnsi="Times New Roman"/>
        </w:rPr>
        <w:t>Image 5 – Immunis 1.0 Gameplay II</w:t>
      </w:r>
    </w:p>
    <w:p w:rsidR="000F6DE1" w:rsidRDefault="000F6DE1" w:rsidP="00FF14F7">
      <w:pPr>
        <w:spacing w:line="480" w:lineRule="auto"/>
        <w:ind w:firstLine="720"/>
        <w:contextualSpacing/>
        <w:rPr>
          <w:rFonts w:ascii="Times New Roman" w:hAnsi="Times New Roman"/>
        </w:rPr>
      </w:pPr>
      <w:r>
        <w:rPr>
          <w:rFonts w:ascii="Times New Roman" w:hAnsi="Times New Roman"/>
          <w:noProof/>
        </w:rPr>
        <w:drawing>
          <wp:inline distT="0" distB="0" distL="0" distR="0">
            <wp:extent cx="4775200" cy="2873963"/>
            <wp:effectExtent l="25400" t="0" r="0" b="0"/>
            <wp:docPr id="5" name="Picture 2" descr=":Appendix:1.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pendix:1.0 2.png"/>
                    <pic:cNvPicPr>
                      <a:picLocks noChangeAspect="1" noChangeArrowheads="1"/>
                    </pic:cNvPicPr>
                  </pic:nvPicPr>
                  <pic:blipFill>
                    <a:blip r:embed="rId10"/>
                    <a:srcRect/>
                    <a:stretch>
                      <a:fillRect/>
                    </a:stretch>
                  </pic:blipFill>
                  <pic:spPr bwMode="auto">
                    <a:xfrm>
                      <a:off x="0" y="0"/>
                      <a:ext cx="4775200" cy="2873963"/>
                    </a:xfrm>
                    <a:prstGeom prst="rect">
                      <a:avLst/>
                    </a:prstGeom>
                    <a:noFill/>
                    <a:ln w="9525">
                      <a:noFill/>
                      <a:miter lim="800000"/>
                      <a:headEnd/>
                      <a:tailEnd/>
                    </a:ln>
                  </pic:spPr>
                </pic:pic>
              </a:graphicData>
            </a:graphic>
          </wp:inline>
        </w:drawing>
      </w:r>
    </w:p>
    <w:p w:rsidR="001545C1" w:rsidRDefault="001545C1" w:rsidP="00FF14F7">
      <w:pPr>
        <w:spacing w:line="480" w:lineRule="auto"/>
        <w:ind w:firstLine="720"/>
        <w:contextualSpacing/>
        <w:rPr>
          <w:rFonts w:ascii="Times New Roman" w:hAnsi="Times New Roman"/>
        </w:rPr>
      </w:pPr>
    </w:p>
    <w:p w:rsidR="001545C1" w:rsidRDefault="001545C1" w:rsidP="00FF14F7">
      <w:pPr>
        <w:spacing w:line="480" w:lineRule="auto"/>
        <w:ind w:firstLine="720"/>
        <w:contextualSpacing/>
        <w:rPr>
          <w:rFonts w:ascii="Times New Roman" w:hAnsi="Times New Roman"/>
        </w:rPr>
      </w:pPr>
    </w:p>
    <w:p w:rsidR="000F6DE1" w:rsidRDefault="000F6DE1" w:rsidP="00FF14F7">
      <w:pPr>
        <w:spacing w:line="480" w:lineRule="auto"/>
        <w:ind w:firstLine="720"/>
        <w:contextualSpacing/>
        <w:rPr>
          <w:rFonts w:ascii="Times New Roman" w:hAnsi="Times New Roman"/>
        </w:rPr>
      </w:pPr>
    </w:p>
    <w:p w:rsidR="000F6DE1" w:rsidRDefault="000F6DE1" w:rsidP="00FF14F7">
      <w:pPr>
        <w:spacing w:line="480" w:lineRule="auto"/>
        <w:ind w:firstLine="720"/>
        <w:contextualSpacing/>
        <w:rPr>
          <w:rFonts w:ascii="Times New Roman" w:hAnsi="Times New Roman"/>
        </w:rPr>
      </w:pPr>
      <w:r>
        <w:rPr>
          <w:rFonts w:ascii="Times New Roman" w:hAnsi="Times New Roman"/>
        </w:rPr>
        <w:t>Image 6 – Immunis 1.0 Gameplay III</w:t>
      </w:r>
    </w:p>
    <w:p w:rsidR="000F6DE1" w:rsidRDefault="000F6DE1" w:rsidP="00FF14F7">
      <w:pPr>
        <w:spacing w:line="480" w:lineRule="auto"/>
        <w:ind w:firstLine="720"/>
        <w:contextualSpacing/>
        <w:rPr>
          <w:rFonts w:ascii="Times New Roman" w:hAnsi="Times New Roman"/>
        </w:rPr>
      </w:pPr>
      <w:r>
        <w:rPr>
          <w:rFonts w:ascii="Times New Roman" w:hAnsi="Times New Roman"/>
          <w:noProof/>
        </w:rPr>
        <w:drawing>
          <wp:inline distT="0" distB="0" distL="0" distR="0">
            <wp:extent cx="4775200" cy="2840802"/>
            <wp:effectExtent l="25400" t="0" r="0" b="0"/>
            <wp:docPr id="6" name="Picture 3" descr=":Appendix:1.0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endix:1.0 3.png"/>
                    <pic:cNvPicPr>
                      <a:picLocks noChangeAspect="1" noChangeArrowheads="1"/>
                    </pic:cNvPicPr>
                  </pic:nvPicPr>
                  <pic:blipFill>
                    <a:blip r:embed="rId11"/>
                    <a:srcRect/>
                    <a:stretch>
                      <a:fillRect/>
                    </a:stretch>
                  </pic:blipFill>
                  <pic:spPr bwMode="auto">
                    <a:xfrm>
                      <a:off x="0" y="0"/>
                      <a:ext cx="4775200" cy="2840802"/>
                    </a:xfrm>
                    <a:prstGeom prst="rect">
                      <a:avLst/>
                    </a:prstGeom>
                    <a:noFill/>
                    <a:ln w="9525">
                      <a:noFill/>
                      <a:miter lim="800000"/>
                      <a:headEnd/>
                      <a:tailEnd/>
                    </a:ln>
                  </pic:spPr>
                </pic:pic>
              </a:graphicData>
            </a:graphic>
          </wp:inline>
        </w:drawing>
      </w:r>
    </w:p>
    <w:p w:rsidR="000F6DE1" w:rsidRDefault="000F6DE1" w:rsidP="00FF14F7">
      <w:pPr>
        <w:spacing w:line="480" w:lineRule="auto"/>
        <w:ind w:firstLine="720"/>
        <w:contextualSpacing/>
        <w:rPr>
          <w:rFonts w:ascii="Times New Roman" w:hAnsi="Times New Roman"/>
        </w:rPr>
      </w:pPr>
    </w:p>
    <w:p w:rsidR="000F6DE1" w:rsidRDefault="000F6DE1" w:rsidP="00FF14F7">
      <w:pPr>
        <w:spacing w:line="480" w:lineRule="auto"/>
        <w:ind w:firstLine="720"/>
        <w:contextualSpacing/>
        <w:rPr>
          <w:rFonts w:ascii="Times New Roman" w:hAnsi="Times New Roman"/>
        </w:rPr>
      </w:pPr>
      <w:r>
        <w:rPr>
          <w:rFonts w:ascii="Times New Roman" w:hAnsi="Times New Roman"/>
        </w:rPr>
        <w:t>Image 7 – Immunis 1.0 Gameplay IV</w:t>
      </w:r>
    </w:p>
    <w:p w:rsidR="00346FE4" w:rsidRPr="00FF14F7" w:rsidRDefault="000F6DE1" w:rsidP="00FF14F7">
      <w:pPr>
        <w:spacing w:line="480" w:lineRule="auto"/>
        <w:ind w:firstLine="720"/>
        <w:contextualSpacing/>
        <w:rPr>
          <w:rFonts w:ascii="Times New Roman" w:hAnsi="Times New Roman"/>
        </w:rPr>
      </w:pPr>
      <w:r>
        <w:rPr>
          <w:rFonts w:ascii="Times New Roman" w:hAnsi="Times New Roman"/>
          <w:noProof/>
        </w:rPr>
        <w:drawing>
          <wp:inline distT="0" distB="0" distL="0" distR="0">
            <wp:extent cx="4775200" cy="2847393"/>
            <wp:effectExtent l="25400" t="0" r="0" b="0"/>
            <wp:docPr id="7" name="Picture 4" descr=":Appendix:1.0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pendix:1.0 4.png"/>
                    <pic:cNvPicPr>
                      <a:picLocks noChangeAspect="1" noChangeArrowheads="1"/>
                    </pic:cNvPicPr>
                  </pic:nvPicPr>
                  <pic:blipFill>
                    <a:blip r:embed="rId12"/>
                    <a:srcRect/>
                    <a:stretch>
                      <a:fillRect/>
                    </a:stretch>
                  </pic:blipFill>
                  <pic:spPr bwMode="auto">
                    <a:xfrm>
                      <a:off x="0" y="0"/>
                      <a:ext cx="4775200" cy="2847393"/>
                    </a:xfrm>
                    <a:prstGeom prst="rect">
                      <a:avLst/>
                    </a:prstGeom>
                    <a:noFill/>
                    <a:ln w="9525">
                      <a:noFill/>
                      <a:miter lim="800000"/>
                      <a:headEnd/>
                      <a:tailEnd/>
                    </a:ln>
                  </pic:spPr>
                </pic:pic>
              </a:graphicData>
            </a:graphic>
          </wp:inline>
        </w:drawing>
      </w:r>
    </w:p>
    <w:sectPr w:rsidR="00346FE4" w:rsidRPr="00FF14F7" w:rsidSect="00712848">
      <w:footerReference w:type="even" r:id="rId13"/>
      <w:footerReference w:type="default" r:id="rId14"/>
      <w:pgSz w:w="12240" w:h="15840"/>
      <w:pgMar w:top="1440" w:right="1440" w:bottom="1440" w:left="2160" w:gutter="0"/>
      <w:titlePg/>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D615DA" w:rsidRDefault="00D615DA" w:rsidP="0064301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D615DA" w:rsidRDefault="00D615DA" w:rsidP="00712848">
    <w:pPr>
      <w:pStyle w:val="Footer"/>
      <w:ind w:right="360"/>
    </w:pPr>
  </w:p>
</w:ftr>
</file>

<file path=word/footer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D615DA" w:rsidRDefault="00D615DA" w:rsidP="0064301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E69CE">
      <w:rPr>
        <w:rStyle w:val="PageNumber"/>
        <w:noProof/>
      </w:rPr>
      <w:t>33</w:t>
    </w:r>
    <w:r>
      <w:rPr>
        <w:rStyle w:val="PageNumber"/>
      </w:rPr>
      <w:fldChar w:fldCharType="end"/>
    </w:r>
  </w:p>
  <w:p w:rsidR="00D615DA" w:rsidRDefault="00D615DA" w:rsidP="00712848">
    <w:pPr>
      <w:pStyle w:val="Footer"/>
      <w:ind w:right="360"/>
    </w:pPr>
  </w:p>
</w:ftr>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400C44C3"/>
    <w:multiLevelType w:val="multilevel"/>
    <w:tmpl w:val="C7B87CA2"/>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61041432"/>
    <w:multiLevelType w:val="hybridMultilevel"/>
    <w:tmpl w:val="FBD6D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E7434B7"/>
    <w:multiLevelType w:val="hybridMultilevel"/>
    <w:tmpl w:val="A88EDA4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grammar="clean"/>
  <w:revisionView w:markup="0"/>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doNotVertAlignCellWithSp/>
    <w:doNotBreakConstrainedForcedTable/>
    <w:useAnsiKerningPairs/>
    <w:cachedColBalance/>
    <w:splitPgBreakAndParaMark/>
  </w:compat>
  <w:rsids>
    <w:rsidRoot w:val="00197E63"/>
    <w:rsid w:val="00001D75"/>
    <w:rsid w:val="00011BFB"/>
    <w:rsid w:val="00015E0B"/>
    <w:rsid w:val="00016319"/>
    <w:rsid w:val="00020605"/>
    <w:rsid w:val="0002576F"/>
    <w:rsid w:val="00027C96"/>
    <w:rsid w:val="00031F2D"/>
    <w:rsid w:val="000406A1"/>
    <w:rsid w:val="000418F3"/>
    <w:rsid w:val="000430A1"/>
    <w:rsid w:val="00055322"/>
    <w:rsid w:val="00057958"/>
    <w:rsid w:val="0006499B"/>
    <w:rsid w:val="00065A36"/>
    <w:rsid w:val="000733C0"/>
    <w:rsid w:val="00074023"/>
    <w:rsid w:val="00076AB2"/>
    <w:rsid w:val="000819BF"/>
    <w:rsid w:val="0008298D"/>
    <w:rsid w:val="00083EF6"/>
    <w:rsid w:val="000862E5"/>
    <w:rsid w:val="00087B48"/>
    <w:rsid w:val="00095EE1"/>
    <w:rsid w:val="000A3E4B"/>
    <w:rsid w:val="000B6154"/>
    <w:rsid w:val="000B7EBE"/>
    <w:rsid w:val="000C299B"/>
    <w:rsid w:val="000C3CDD"/>
    <w:rsid w:val="000D2F80"/>
    <w:rsid w:val="000D64EA"/>
    <w:rsid w:val="000E3A83"/>
    <w:rsid w:val="000E69CE"/>
    <w:rsid w:val="000E7EBE"/>
    <w:rsid w:val="000F353C"/>
    <w:rsid w:val="000F4571"/>
    <w:rsid w:val="000F6DE1"/>
    <w:rsid w:val="00105AAA"/>
    <w:rsid w:val="001119D0"/>
    <w:rsid w:val="00112377"/>
    <w:rsid w:val="0011736B"/>
    <w:rsid w:val="00124791"/>
    <w:rsid w:val="00135033"/>
    <w:rsid w:val="00146F5C"/>
    <w:rsid w:val="0015173E"/>
    <w:rsid w:val="001545C1"/>
    <w:rsid w:val="00154CF9"/>
    <w:rsid w:val="001575B7"/>
    <w:rsid w:val="00174BEF"/>
    <w:rsid w:val="00181524"/>
    <w:rsid w:val="001851EF"/>
    <w:rsid w:val="001871A2"/>
    <w:rsid w:val="00193347"/>
    <w:rsid w:val="00197E63"/>
    <w:rsid w:val="001A1E76"/>
    <w:rsid w:val="001A3207"/>
    <w:rsid w:val="001A40C1"/>
    <w:rsid w:val="001A503D"/>
    <w:rsid w:val="001A6444"/>
    <w:rsid w:val="001A6530"/>
    <w:rsid w:val="001A6D0F"/>
    <w:rsid w:val="001B0B5F"/>
    <w:rsid w:val="001B31E9"/>
    <w:rsid w:val="001C2258"/>
    <w:rsid w:val="001C2301"/>
    <w:rsid w:val="001D1140"/>
    <w:rsid w:val="001D229C"/>
    <w:rsid w:val="001D30EA"/>
    <w:rsid w:val="001E1157"/>
    <w:rsid w:val="001E42BE"/>
    <w:rsid w:val="001E66E2"/>
    <w:rsid w:val="001F0AB0"/>
    <w:rsid w:val="001F2B71"/>
    <w:rsid w:val="001F401B"/>
    <w:rsid w:val="001F4CD1"/>
    <w:rsid w:val="001F7E98"/>
    <w:rsid w:val="002006CD"/>
    <w:rsid w:val="0020277C"/>
    <w:rsid w:val="0020336C"/>
    <w:rsid w:val="00217A9A"/>
    <w:rsid w:val="002235B6"/>
    <w:rsid w:val="00223A08"/>
    <w:rsid w:val="00246127"/>
    <w:rsid w:val="0026220F"/>
    <w:rsid w:val="0026595D"/>
    <w:rsid w:val="00271C51"/>
    <w:rsid w:val="002723FE"/>
    <w:rsid w:val="00281951"/>
    <w:rsid w:val="0028346F"/>
    <w:rsid w:val="0028684B"/>
    <w:rsid w:val="0029007F"/>
    <w:rsid w:val="002913DF"/>
    <w:rsid w:val="002969C0"/>
    <w:rsid w:val="002A10C3"/>
    <w:rsid w:val="002A28E6"/>
    <w:rsid w:val="002A777E"/>
    <w:rsid w:val="002B1407"/>
    <w:rsid w:val="002B20D1"/>
    <w:rsid w:val="002B3341"/>
    <w:rsid w:val="002B75D0"/>
    <w:rsid w:val="002C067E"/>
    <w:rsid w:val="002C2872"/>
    <w:rsid w:val="002C5770"/>
    <w:rsid w:val="002D2D49"/>
    <w:rsid w:val="002D57E7"/>
    <w:rsid w:val="002E624B"/>
    <w:rsid w:val="002E65B4"/>
    <w:rsid w:val="003170A3"/>
    <w:rsid w:val="00317AB3"/>
    <w:rsid w:val="003251B4"/>
    <w:rsid w:val="00325A69"/>
    <w:rsid w:val="00335207"/>
    <w:rsid w:val="00335BC6"/>
    <w:rsid w:val="00342DD1"/>
    <w:rsid w:val="00346FE4"/>
    <w:rsid w:val="00351EB2"/>
    <w:rsid w:val="00363FED"/>
    <w:rsid w:val="00365885"/>
    <w:rsid w:val="003725D3"/>
    <w:rsid w:val="00372CD6"/>
    <w:rsid w:val="003768D3"/>
    <w:rsid w:val="00376F86"/>
    <w:rsid w:val="003807EA"/>
    <w:rsid w:val="00383E0B"/>
    <w:rsid w:val="003901C1"/>
    <w:rsid w:val="003911D2"/>
    <w:rsid w:val="00392EBB"/>
    <w:rsid w:val="003963A6"/>
    <w:rsid w:val="003963D1"/>
    <w:rsid w:val="003A273C"/>
    <w:rsid w:val="003A3EEA"/>
    <w:rsid w:val="003A422F"/>
    <w:rsid w:val="003B0C1F"/>
    <w:rsid w:val="003B2D66"/>
    <w:rsid w:val="003D1693"/>
    <w:rsid w:val="003D2E6C"/>
    <w:rsid w:val="003D4852"/>
    <w:rsid w:val="003E13FB"/>
    <w:rsid w:val="003E149C"/>
    <w:rsid w:val="003E16D7"/>
    <w:rsid w:val="003F26EB"/>
    <w:rsid w:val="003F386A"/>
    <w:rsid w:val="003F51C6"/>
    <w:rsid w:val="003F73AB"/>
    <w:rsid w:val="003F7729"/>
    <w:rsid w:val="00402CDF"/>
    <w:rsid w:val="00404627"/>
    <w:rsid w:val="00405601"/>
    <w:rsid w:val="004207B1"/>
    <w:rsid w:val="00421289"/>
    <w:rsid w:val="00422EAE"/>
    <w:rsid w:val="00425268"/>
    <w:rsid w:val="00430E4C"/>
    <w:rsid w:val="004312ED"/>
    <w:rsid w:val="00441AC1"/>
    <w:rsid w:val="00452696"/>
    <w:rsid w:val="00453134"/>
    <w:rsid w:val="00455393"/>
    <w:rsid w:val="00463692"/>
    <w:rsid w:val="00466B33"/>
    <w:rsid w:val="00467813"/>
    <w:rsid w:val="00485070"/>
    <w:rsid w:val="00485514"/>
    <w:rsid w:val="00492FAC"/>
    <w:rsid w:val="004976F8"/>
    <w:rsid w:val="004A22D9"/>
    <w:rsid w:val="004B616E"/>
    <w:rsid w:val="004C30DD"/>
    <w:rsid w:val="004D1901"/>
    <w:rsid w:val="004D210F"/>
    <w:rsid w:val="004D2711"/>
    <w:rsid w:val="004D4D9C"/>
    <w:rsid w:val="004E35AD"/>
    <w:rsid w:val="004E38D1"/>
    <w:rsid w:val="004F0FC5"/>
    <w:rsid w:val="004F102C"/>
    <w:rsid w:val="004F6D01"/>
    <w:rsid w:val="005162C9"/>
    <w:rsid w:val="00516307"/>
    <w:rsid w:val="00520AFA"/>
    <w:rsid w:val="005249A9"/>
    <w:rsid w:val="00530822"/>
    <w:rsid w:val="005313B9"/>
    <w:rsid w:val="005315E2"/>
    <w:rsid w:val="005322FF"/>
    <w:rsid w:val="005415B5"/>
    <w:rsid w:val="0054185B"/>
    <w:rsid w:val="005429F7"/>
    <w:rsid w:val="0055388B"/>
    <w:rsid w:val="00553DE6"/>
    <w:rsid w:val="00562D15"/>
    <w:rsid w:val="0056485C"/>
    <w:rsid w:val="0058218B"/>
    <w:rsid w:val="0058275F"/>
    <w:rsid w:val="005878F9"/>
    <w:rsid w:val="0059261B"/>
    <w:rsid w:val="00592B71"/>
    <w:rsid w:val="00593CA9"/>
    <w:rsid w:val="005965EC"/>
    <w:rsid w:val="005A14D5"/>
    <w:rsid w:val="005A5108"/>
    <w:rsid w:val="005A729C"/>
    <w:rsid w:val="005B5DE5"/>
    <w:rsid w:val="005C26ED"/>
    <w:rsid w:val="005C63A7"/>
    <w:rsid w:val="005C6C98"/>
    <w:rsid w:val="005C7CC0"/>
    <w:rsid w:val="005D1814"/>
    <w:rsid w:val="005E194B"/>
    <w:rsid w:val="00613019"/>
    <w:rsid w:val="00613B6E"/>
    <w:rsid w:val="00613EC9"/>
    <w:rsid w:val="00643019"/>
    <w:rsid w:val="006459C0"/>
    <w:rsid w:val="006605EA"/>
    <w:rsid w:val="006633CE"/>
    <w:rsid w:val="0066625A"/>
    <w:rsid w:val="0066682F"/>
    <w:rsid w:val="00666A83"/>
    <w:rsid w:val="006716F4"/>
    <w:rsid w:val="006746E6"/>
    <w:rsid w:val="0067535F"/>
    <w:rsid w:val="00675BB3"/>
    <w:rsid w:val="006850E8"/>
    <w:rsid w:val="006861C8"/>
    <w:rsid w:val="0068630D"/>
    <w:rsid w:val="00691B40"/>
    <w:rsid w:val="0069538C"/>
    <w:rsid w:val="006A12C5"/>
    <w:rsid w:val="006A4207"/>
    <w:rsid w:val="006B126A"/>
    <w:rsid w:val="006B5006"/>
    <w:rsid w:val="006B5749"/>
    <w:rsid w:val="006B63CB"/>
    <w:rsid w:val="006C6964"/>
    <w:rsid w:val="006C74D3"/>
    <w:rsid w:val="006D5406"/>
    <w:rsid w:val="006D6B50"/>
    <w:rsid w:val="006E1CB3"/>
    <w:rsid w:val="006E601C"/>
    <w:rsid w:val="006E66AA"/>
    <w:rsid w:val="006F085F"/>
    <w:rsid w:val="0070147A"/>
    <w:rsid w:val="00706800"/>
    <w:rsid w:val="0070698E"/>
    <w:rsid w:val="00712848"/>
    <w:rsid w:val="00713682"/>
    <w:rsid w:val="0072514C"/>
    <w:rsid w:val="007251EC"/>
    <w:rsid w:val="00732127"/>
    <w:rsid w:val="00732B78"/>
    <w:rsid w:val="007359E1"/>
    <w:rsid w:val="00735EFF"/>
    <w:rsid w:val="00736C72"/>
    <w:rsid w:val="00751F4A"/>
    <w:rsid w:val="00752729"/>
    <w:rsid w:val="00752F51"/>
    <w:rsid w:val="00753D34"/>
    <w:rsid w:val="00764764"/>
    <w:rsid w:val="00767837"/>
    <w:rsid w:val="0077619D"/>
    <w:rsid w:val="00787FCF"/>
    <w:rsid w:val="007928D4"/>
    <w:rsid w:val="007933DC"/>
    <w:rsid w:val="007A0B8F"/>
    <w:rsid w:val="007A2421"/>
    <w:rsid w:val="007A2DD2"/>
    <w:rsid w:val="007A31B4"/>
    <w:rsid w:val="007A32AA"/>
    <w:rsid w:val="007A4EBA"/>
    <w:rsid w:val="007A70FB"/>
    <w:rsid w:val="007B2F3D"/>
    <w:rsid w:val="007B6816"/>
    <w:rsid w:val="007B7AEB"/>
    <w:rsid w:val="007C3FB8"/>
    <w:rsid w:val="007C61B6"/>
    <w:rsid w:val="007D50DE"/>
    <w:rsid w:val="007D6417"/>
    <w:rsid w:val="007E149E"/>
    <w:rsid w:val="007E3F8D"/>
    <w:rsid w:val="007F14FE"/>
    <w:rsid w:val="007F708A"/>
    <w:rsid w:val="00801F53"/>
    <w:rsid w:val="00805456"/>
    <w:rsid w:val="00805BFF"/>
    <w:rsid w:val="00806988"/>
    <w:rsid w:val="00810EDA"/>
    <w:rsid w:val="00812337"/>
    <w:rsid w:val="00823E88"/>
    <w:rsid w:val="00830E10"/>
    <w:rsid w:val="00832B6E"/>
    <w:rsid w:val="00834A31"/>
    <w:rsid w:val="00834FC5"/>
    <w:rsid w:val="00842354"/>
    <w:rsid w:val="00854321"/>
    <w:rsid w:val="008552E3"/>
    <w:rsid w:val="008723FE"/>
    <w:rsid w:val="00873984"/>
    <w:rsid w:val="00876C0D"/>
    <w:rsid w:val="00877207"/>
    <w:rsid w:val="00877E03"/>
    <w:rsid w:val="0088052E"/>
    <w:rsid w:val="00883F75"/>
    <w:rsid w:val="00887858"/>
    <w:rsid w:val="008A1FDD"/>
    <w:rsid w:val="008A4049"/>
    <w:rsid w:val="008C1019"/>
    <w:rsid w:val="008C28A1"/>
    <w:rsid w:val="008C4BF5"/>
    <w:rsid w:val="008C4DC4"/>
    <w:rsid w:val="008C6EC7"/>
    <w:rsid w:val="008D0584"/>
    <w:rsid w:val="008D23DB"/>
    <w:rsid w:val="008D4867"/>
    <w:rsid w:val="008D7F11"/>
    <w:rsid w:val="008F317D"/>
    <w:rsid w:val="009005D2"/>
    <w:rsid w:val="009053AF"/>
    <w:rsid w:val="009141DD"/>
    <w:rsid w:val="00923649"/>
    <w:rsid w:val="009240AC"/>
    <w:rsid w:val="0092505A"/>
    <w:rsid w:val="00932F5C"/>
    <w:rsid w:val="009344F0"/>
    <w:rsid w:val="009349F1"/>
    <w:rsid w:val="00937100"/>
    <w:rsid w:val="009418E5"/>
    <w:rsid w:val="00942042"/>
    <w:rsid w:val="00944DA7"/>
    <w:rsid w:val="009456D6"/>
    <w:rsid w:val="00951619"/>
    <w:rsid w:val="009527EC"/>
    <w:rsid w:val="00971857"/>
    <w:rsid w:val="00972C8A"/>
    <w:rsid w:val="009737AC"/>
    <w:rsid w:val="00975715"/>
    <w:rsid w:val="009775DF"/>
    <w:rsid w:val="00977CE1"/>
    <w:rsid w:val="00985534"/>
    <w:rsid w:val="00985716"/>
    <w:rsid w:val="00987A93"/>
    <w:rsid w:val="00990702"/>
    <w:rsid w:val="00990734"/>
    <w:rsid w:val="009978CF"/>
    <w:rsid w:val="009A01FD"/>
    <w:rsid w:val="009A20BB"/>
    <w:rsid w:val="009A27EE"/>
    <w:rsid w:val="009A3A36"/>
    <w:rsid w:val="009B67CD"/>
    <w:rsid w:val="009B6A31"/>
    <w:rsid w:val="009B75C3"/>
    <w:rsid w:val="009C2220"/>
    <w:rsid w:val="009C317F"/>
    <w:rsid w:val="009C5462"/>
    <w:rsid w:val="009C5652"/>
    <w:rsid w:val="009D1F1C"/>
    <w:rsid w:val="009D480F"/>
    <w:rsid w:val="009D7940"/>
    <w:rsid w:val="009E47B8"/>
    <w:rsid w:val="009E7BE8"/>
    <w:rsid w:val="009F15B5"/>
    <w:rsid w:val="009F2E20"/>
    <w:rsid w:val="009F3206"/>
    <w:rsid w:val="009F36D5"/>
    <w:rsid w:val="00A000AA"/>
    <w:rsid w:val="00A00E01"/>
    <w:rsid w:val="00A03D00"/>
    <w:rsid w:val="00A065E1"/>
    <w:rsid w:val="00A07214"/>
    <w:rsid w:val="00A1328D"/>
    <w:rsid w:val="00A134A7"/>
    <w:rsid w:val="00A141B9"/>
    <w:rsid w:val="00A16333"/>
    <w:rsid w:val="00A227D4"/>
    <w:rsid w:val="00A26EC6"/>
    <w:rsid w:val="00A2728E"/>
    <w:rsid w:val="00A32271"/>
    <w:rsid w:val="00A32C47"/>
    <w:rsid w:val="00A407FD"/>
    <w:rsid w:val="00A409B5"/>
    <w:rsid w:val="00A4100D"/>
    <w:rsid w:val="00A443DD"/>
    <w:rsid w:val="00A51AA7"/>
    <w:rsid w:val="00A62192"/>
    <w:rsid w:val="00A62C98"/>
    <w:rsid w:val="00A63918"/>
    <w:rsid w:val="00A65E8F"/>
    <w:rsid w:val="00A70BF2"/>
    <w:rsid w:val="00A72C02"/>
    <w:rsid w:val="00A75626"/>
    <w:rsid w:val="00A77B5B"/>
    <w:rsid w:val="00A8382A"/>
    <w:rsid w:val="00A847A9"/>
    <w:rsid w:val="00A84EDA"/>
    <w:rsid w:val="00A90680"/>
    <w:rsid w:val="00A95E18"/>
    <w:rsid w:val="00AA0A69"/>
    <w:rsid w:val="00AA31C4"/>
    <w:rsid w:val="00AA411F"/>
    <w:rsid w:val="00AA62BB"/>
    <w:rsid w:val="00AB525F"/>
    <w:rsid w:val="00AC5F8F"/>
    <w:rsid w:val="00AC635C"/>
    <w:rsid w:val="00AC6A4F"/>
    <w:rsid w:val="00AD21F1"/>
    <w:rsid w:val="00AF51DC"/>
    <w:rsid w:val="00B011FB"/>
    <w:rsid w:val="00B06381"/>
    <w:rsid w:val="00B21625"/>
    <w:rsid w:val="00B23EC0"/>
    <w:rsid w:val="00B249B8"/>
    <w:rsid w:val="00B43878"/>
    <w:rsid w:val="00B45DA9"/>
    <w:rsid w:val="00B47E91"/>
    <w:rsid w:val="00B558B6"/>
    <w:rsid w:val="00B561C4"/>
    <w:rsid w:val="00B57FFB"/>
    <w:rsid w:val="00B60987"/>
    <w:rsid w:val="00B62AF1"/>
    <w:rsid w:val="00B65AD9"/>
    <w:rsid w:val="00B65B8D"/>
    <w:rsid w:val="00B8664B"/>
    <w:rsid w:val="00B95039"/>
    <w:rsid w:val="00BA235B"/>
    <w:rsid w:val="00BA4D4B"/>
    <w:rsid w:val="00BA57BA"/>
    <w:rsid w:val="00BB0965"/>
    <w:rsid w:val="00BB0F26"/>
    <w:rsid w:val="00BC5CB8"/>
    <w:rsid w:val="00BC6BAA"/>
    <w:rsid w:val="00BD037E"/>
    <w:rsid w:val="00BD0DE9"/>
    <w:rsid w:val="00BD1F98"/>
    <w:rsid w:val="00BD4445"/>
    <w:rsid w:val="00BD635B"/>
    <w:rsid w:val="00BD7191"/>
    <w:rsid w:val="00BD789D"/>
    <w:rsid w:val="00BE0BCE"/>
    <w:rsid w:val="00BE2023"/>
    <w:rsid w:val="00BE2ABA"/>
    <w:rsid w:val="00BE3861"/>
    <w:rsid w:val="00BE4DED"/>
    <w:rsid w:val="00BF3A4A"/>
    <w:rsid w:val="00C10968"/>
    <w:rsid w:val="00C11EBB"/>
    <w:rsid w:val="00C13CF7"/>
    <w:rsid w:val="00C1567C"/>
    <w:rsid w:val="00C15909"/>
    <w:rsid w:val="00C20AA5"/>
    <w:rsid w:val="00C212F8"/>
    <w:rsid w:val="00C259FD"/>
    <w:rsid w:val="00C323E3"/>
    <w:rsid w:val="00C41773"/>
    <w:rsid w:val="00C458CC"/>
    <w:rsid w:val="00C54772"/>
    <w:rsid w:val="00C554ED"/>
    <w:rsid w:val="00C61DA2"/>
    <w:rsid w:val="00C70CDE"/>
    <w:rsid w:val="00C71502"/>
    <w:rsid w:val="00C803AE"/>
    <w:rsid w:val="00C85BE5"/>
    <w:rsid w:val="00C92B81"/>
    <w:rsid w:val="00C94717"/>
    <w:rsid w:val="00C95C73"/>
    <w:rsid w:val="00C9712E"/>
    <w:rsid w:val="00CA0735"/>
    <w:rsid w:val="00CC392B"/>
    <w:rsid w:val="00CC7299"/>
    <w:rsid w:val="00CD0B8E"/>
    <w:rsid w:val="00CE0538"/>
    <w:rsid w:val="00CE08CD"/>
    <w:rsid w:val="00CE707D"/>
    <w:rsid w:val="00CF18CE"/>
    <w:rsid w:val="00CF2400"/>
    <w:rsid w:val="00D00099"/>
    <w:rsid w:val="00D0415A"/>
    <w:rsid w:val="00D05D8D"/>
    <w:rsid w:val="00D17FAF"/>
    <w:rsid w:val="00D206B5"/>
    <w:rsid w:val="00D20B01"/>
    <w:rsid w:val="00D235C6"/>
    <w:rsid w:val="00D23698"/>
    <w:rsid w:val="00D3088F"/>
    <w:rsid w:val="00D425CC"/>
    <w:rsid w:val="00D44380"/>
    <w:rsid w:val="00D47751"/>
    <w:rsid w:val="00D47CE8"/>
    <w:rsid w:val="00D54BF2"/>
    <w:rsid w:val="00D615DA"/>
    <w:rsid w:val="00D63616"/>
    <w:rsid w:val="00D669E0"/>
    <w:rsid w:val="00D73E62"/>
    <w:rsid w:val="00D74661"/>
    <w:rsid w:val="00D7684E"/>
    <w:rsid w:val="00D81454"/>
    <w:rsid w:val="00D84FDA"/>
    <w:rsid w:val="00D87EE5"/>
    <w:rsid w:val="00DA0F4A"/>
    <w:rsid w:val="00DA3D9D"/>
    <w:rsid w:val="00DA5E21"/>
    <w:rsid w:val="00DA6475"/>
    <w:rsid w:val="00DB3316"/>
    <w:rsid w:val="00DB4D56"/>
    <w:rsid w:val="00DC7948"/>
    <w:rsid w:val="00DD1463"/>
    <w:rsid w:val="00DD1F5B"/>
    <w:rsid w:val="00DD25BE"/>
    <w:rsid w:val="00DD2C92"/>
    <w:rsid w:val="00DD3DA8"/>
    <w:rsid w:val="00DE019D"/>
    <w:rsid w:val="00DE154F"/>
    <w:rsid w:val="00DE2D31"/>
    <w:rsid w:val="00DE2F4E"/>
    <w:rsid w:val="00DF6B35"/>
    <w:rsid w:val="00E062DD"/>
    <w:rsid w:val="00E144DE"/>
    <w:rsid w:val="00E15003"/>
    <w:rsid w:val="00E1632E"/>
    <w:rsid w:val="00E26B6A"/>
    <w:rsid w:val="00E27547"/>
    <w:rsid w:val="00E30E20"/>
    <w:rsid w:val="00E316CC"/>
    <w:rsid w:val="00E337E0"/>
    <w:rsid w:val="00E36C6B"/>
    <w:rsid w:val="00E4086F"/>
    <w:rsid w:val="00E41371"/>
    <w:rsid w:val="00E41F4A"/>
    <w:rsid w:val="00E44CA3"/>
    <w:rsid w:val="00E45F18"/>
    <w:rsid w:val="00E55BCE"/>
    <w:rsid w:val="00E57B49"/>
    <w:rsid w:val="00E75A45"/>
    <w:rsid w:val="00E81838"/>
    <w:rsid w:val="00E8465A"/>
    <w:rsid w:val="00E9356B"/>
    <w:rsid w:val="00E94263"/>
    <w:rsid w:val="00EA1F05"/>
    <w:rsid w:val="00EA223D"/>
    <w:rsid w:val="00EA3B0D"/>
    <w:rsid w:val="00EB1B03"/>
    <w:rsid w:val="00EB2242"/>
    <w:rsid w:val="00EB299E"/>
    <w:rsid w:val="00EC23A4"/>
    <w:rsid w:val="00ED12EE"/>
    <w:rsid w:val="00ED5C74"/>
    <w:rsid w:val="00EE1B66"/>
    <w:rsid w:val="00EE45A6"/>
    <w:rsid w:val="00EE4AA3"/>
    <w:rsid w:val="00EF3FB5"/>
    <w:rsid w:val="00EF44B5"/>
    <w:rsid w:val="00F00BAA"/>
    <w:rsid w:val="00F011D7"/>
    <w:rsid w:val="00F16204"/>
    <w:rsid w:val="00F21D33"/>
    <w:rsid w:val="00F23678"/>
    <w:rsid w:val="00F24957"/>
    <w:rsid w:val="00F26D72"/>
    <w:rsid w:val="00F27237"/>
    <w:rsid w:val="00F313D5"/>
    <w:rsid w:val="00F318F7"/>
    <w:rsid w:val="00F34D49"/>
    <w:rsid w:val="00F524CB"/>
    <w:rsid w:val="00F56B14"/>
    <w:rsid w:val="00F61581"/>
    <w:rsid w:val="00F66B4A"/>
    <w:rsid w:val="00F707B0"/>
    <w:rsid w:val="00F71459"/>
    <w:rsid w:val="00F71584"/>
    <w:rsid w:val="00F71E1C"/>
    <w:rsid w:val="00F72ADA"/>
    <w:rsid w:val="00F72F0F"/>
    <w:rsid w:val="00F81204"/>
    <w:rsid w:val="00F82018"/>
    <w:rsid w:val="00F83C37"/>
    <w:rsid w:val="00F83DE6"/>
    <w:rsid w:val="00F86CF6"/>
    <w:rsid w:val="00F90158"/>
    <w:rsid w:val="00F91536"/>
    <w:rsid w:val="00F91BB7"/>
    <w:rsid w:val="00F92895"/>
    <w:rsid w:val="00F93AB9"/>
    <w:rsid w:val="00F9749E"/>
    <w:rsid w:val="00FA344F"/>
    <w:rsid w:val="00FA3571"/>
    <w:rsid w:val="00FA773A"/>
    <w:rsid w:val="00FC535F"/>
    <w:rsid w:val="00FD5135"/>
    <w:rsid w:val="00FE0945"/>
    <w:rsid w:val="00FF14F7"/>
    <w:rsid w:val="00FF1C94"/>
    <w:rsid w:val="00FF4697"/>
  </w:rsids>
  <m:mathPr>
    <m:mathFont m:val="8BIT WONDER Nominal"/>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EF3D73"/>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9F3206"/>
    <w:pPr>
      <w:ind w:left="720"/>
      <w:contextualSpacing/>
    </w:pPr>
  </w:style>
  <w:style w:type="character" w:styleId="Hyperlink">
    <w:name w:val="Hyperlink"/>
    <w:basedOn w:val="DefaultParagraphFont"/>
    <w:rsid w:val="00BF3A4A"/>
    <w:rPr>
      <w:color w:val="0000FF" w:themeColor="hyperlink"/>
      <w:u w:val="single"/>
    </w:rPr>
  </w:style>
  <w:style w:type="character" w:styleId="HTMLCite">
    <w:name w:val="HTML Cite"/>
    <w:basedOn w:val="DefaultParagraphFont"/>
    <w:uiPriority w:val="99"/>
    <w:rsid w:val="00B43878"/>
    <w:rPr>
      <w:i/>
    </w:rPr>
  </w:style>
  <w:style w:type="character" w:styleId="FollowedHyperlink">
    <w:name w:val="FollowedHyperlink"/>
    <w:basedOn w:val="DefaultParagraphFont"/>
    <w:rsid w:val="0088052E"/>
    <w:rPr>
      <w:color w:val="800080" w:themeColor="followedHyperlink"/>
      <w:u w:val="single"/>
    </w:rPr>
  </w:style>
  <w:style w:type="table" w:styleId="TableGrid">
    <w:name w:val="Table Grid"/>
    <w:basedOn w:val="TableNormal"/>
    <w:rsid w:val="0071284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rsid w:val="00712848"/>
    <w:pPr>
      <w:tabs>
        <w:tab w:val="center" w:pos="4320"/>
        <w:tab w:val="right" w:pos="8640"/>
      </w:tabs>
    </w:pPr>
  </w:style>
  <w:style w:type="character" w:customStyle="1" w:styleId="FooterChar">
    <w:name w:val="Footer Char"/>
    <w:basedOn w:val="DefaultParagraphFont"/>
    <w:link w:val="Footer"/>
    <w:rsid w:val="00712848"/>
  </w:style>
  <w:style w:type="character" w:styleId="PageNumber">
    <w:name w:val="page number"/>
    <w:basedOn w:val="DefaultParagraphFont"/>
    <w:rsid w:val="00712848"/>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52</Pages>
  <Words>11002</Words>
  <Characters>62715</Characters>
  <Application>Microsoft Word 12.1.0</Application>
  <DocSecurity>0</DocSecurity>
  <Lines>522</Lines>
  <Paragraphs>125</Paragraphs>
  <ScaleCrop>false</ScaleCrop>
  <Company>USC</Company>
  <LinksUpToDate>false</LinksUpToDate>
  <CharactersWithSpaces>77018</CharactersWithSpaces>
  <SharedDoc>false</SharedDoc>
  <HyperlinksChanged>false</HyperlinksChanged>
  <AppVersion>12.0256</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Corso</dc:creator>
  <cp:keywords/>
  <cp:lastModifiedBy>David Corso</cp:lastModifiedBy>
  <cp:revision>8</cp:revision>
  <dcterms:created xsi:type="dcterms:W3CDTF">2013-07-19T17:34:00Z</dcterms:created>
  <dcterms:modified xsi:type="dcterms:W3CDTF">2014-01-12T14:58:00Z</dcterms:modified>
</cp:coreProperties>
</file>